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2E442D73" wp14:paraId="2C078E63" wp14:textId="4AC987F3">
      <w:pPr>
        <w:pStyle w:val="Heading1"/>
      </w:pPr>
      <w:r w:rsidR="03D17631">
        <w:rPr/>
        <w:t>T</w:t>
      </w:r>
      <w:r w:rsidR="03D17631">
        <w:rPr/>
        <w:t>o</w:t>
      </w:r>
      <w:r w:rsidR="03D17631">
        <w:rPr/>
        <w:t>u</w:t>
      </w:r>
      <w:r w:rsidR="03D17631">
        <w:rPr/>
        <w:t>r</w:t>
      </w:r>
      <w:r w:rsidR="03D17631">
        <w:rPr/>
        <w:t xml:space="preserve"> </w:t>
      </w:r>
      <w:r w:rsidR="03D17631">
        <w:rPr/>
        <w:t>E</w:t>
      </w:r>
      <w:r w:rsidR="03D17631">
        <w:rPr/>
        <w:t>d</w:t>
      </w:r>
      <w:r w:rsidR="03D17631">
        <w:rPr/>
        <w:t>i</w:t>
      </w:r>
      <w:r w:rsidR="03D17631">
        <w:rPr/>
        <w:t>t</w:t>
      </w:r>
      <w:r w:rsidR="03D17631">
        <w:rPr/>
        <w:t>s</w:t>
      </w:r>
      <w:r w:rsidR="03D17631">
        <w:rPr/>
        <w:t xml:space="preserve"> </w:t>
      </w:r>
    </w:p>
    <w:p w:rsidR="03D17631" w:rsidRDefault="03D17631" w14:paraId="078A5D0B" w14:textId="53516BBD">
      <w:r w:rsidR="03D17631">
        <w:rPr/>
        <w:t>M</w:t>
      </w:r>
      <w:r w:rsidR="03D17631">
        <w:rPr/>
        <w:t>a</w:t>
      </w:r>
      <w:r w:rsidR="03D17631">
        <w:rPr/>
        <w:t>r</w:t>
      </w:r>
      <w:r w:rsidR="03D17631">
        <w:rPr/>
        <w:t>c</w:t>
      </w:r>
      <w:r w:rsidR="03D17631">
        <w:rPr/>
        <w:t>h</w:t>
      </w:r>
      <w:r w:rsidR="03D17631">
        <w:rPr/>
        <w:t xml:space="preserve"> </w:t>
      </w:r>
      <w:r w:rsidR="03D17631">
        <w:rPr/>
        <w:t>1</w:t>
      </w:r>
      <w:r w:rsidR="03D17631">
        <w:rPr/>
        <w:t>9</w:t>
      </w:r>
      <w:r w:rsidR="03D17631">
        <w:rPr/>
        <w:t>,</w:t>
      </w:r>
      <w:r w:rsidR="03D17631">
        <w:rPr/>
        <w:t xml:space="preserve"> 2026</w:t>
      </w:r>
    </w:p>
    <w:p w:rsidR="2E442D73" w:rsidRDefault="2E442D73" w14:paraId="769334B9" w14:textId="20466075"/>
    <w:p w:rsidR="5C4D39BF" w:rsidRDefault="5C4D39BF" w14:paraId="72A7A603" w14:textId="7382FC01">
      <w:r w:rsidR="5C4D39BF">
        <w:rPr/>
        <w:t>Landing Page</w:t>
      </w:r>
    </w:p>
    <w:p w:rsidR="03D17631" w:rsidP="2E442D73" w:rsidRDefault="03D17631" w14:paraId="602852AC" w14:textId="645A80AE">
      <w:pPr>
        <w:pStyle w:val="ListParagraph"/>
        <w:numPr>
          <w:ilvl w:val="0"/>
          <w:numId w:val="1"/>
        </w:numPr>
        <w:rPr>
          <w:sz w:val="24"/>
          <w:szCs w:val="24"/>
        </w:rPr>
      </w:pPr>
      <w:r w:rsidRPr="68620FBA" w:rsidR="03D17631">
        <w:rPr>
          <w:sz w:val="24"/>
          <w:szCs w:val="24"/>
        </w:rPr>
        <w:t>Change tour name to False Creek South (no CLT)</w:t>
      </w:r>
    </w:p>
    <w:p w:rsidR="0F8013C6" w:rsidP="68620FBA" w:rsidRDefault="0F8013C6" w14:paraId="6BA68252" w14:textId="17B0CCF6">
      <w:pPr>
        <w:pStyle w:val="ListParagraph"/>
        <w:numPr>
          <w:ilvl w:val="0"/>
          <w:numId w:val="1"/>
        </w:numPr>
        <w:rPr>
          <w:sz w:val="24"/>
          <w:szCs w:val="24"/>
        </w:rPr>
      </w:pPr>
      <w:commentRangeStart w:id="834813309"/>
      <w:r w:rsidRPr="68620FBA" w:rsidR="0F8013C6">
        <w:rPr>
          <w:sz w:val="24"/>
          <w:szCs w:val="24"/>
        </w:rPr>
        <w:t>Change yellow dot descriptor to DTES Community Organizations</w:t>
      </w:r>
      <w:commentRangeEnd w:id="834813309"/>
      <w:r>
        <w:rPr>
          <w:rStyle w:val="CommentReference"/>
        </w:rPr>
        <w:commentReference w:id="834813309"/>
      </w:r>
    </w:p>
    <w:p w:rsidR="24CE6EA6" w:rsidP="68620FBA" w:rsidRDefault="24CE6EA6" w14:paraId="336F779E" w14:textId="0C786CDE">
      <w:pPr>
        <w:pStyle w:val="ListParagraph"/>
        <w:numPr>
          <w:ilvl w:val="0"/>
          <w:numId w:val="1"/>
        </w:numPr>
        <w:rPr>
          <w:sz w:val="24"/>
          <w:szCs w:val="24"/>
        </w:rPr>
      </w:pPr>
      <w:r w:rsidRPr="68620FBA" w:rsidR="24CE6EA6">
        <w:rPr>
          <w:sz w:val="24"/>
          <w:szCs w:val="24"/>
        </w:rPr>
        <w:t>Edit the intro text:</w:t>
      </w:r>
    </w:p>
    <w:p w:rsidR="24CE6EA6" w:rsidP="75C6DAEE" w:rsidRDefault="24CE6EA6" w14:paraId="46BB73C2" w14:textId="778E323D">
      <w:pPr>
        <w:pStyle w:val="ListParagraph"/>
        <w:numPr>
          <w:ilvl w:val="1"/>
          <w:numId w:val="1"/>
        </w:numPr>
        <w:rPr>
          <w:sz w:val="24"/>
          <w:szCs w:val="24"/>
        </w:rPr>
      </w:pPr>
      <w:del w:author="Lewis, Sarah" w:date="2026-03-19T19:30:16.525Z" w16du:dateUtc="2026-03-19T19:30:16.525Z" w:id="1863348089">
        <w:r w:rsidRPr="68620FBA" w:rsidDel="24CE6EA6">
          <w:rPr>
            <w:noProof w:val="0"/>
            <w:lang w:val="en-US"/>
          </w:rPr>
          <w:delText>Use map narratives developed through</w:delText>
        </w:r>
      </w:del>
      <w:ins w:author="Lewis, Sarah" w:date="2026-03-19T19:30:17.672Z" w16du:dateUtc="2026-03-19T19:30:17.672Z" w:id="124184907">
        <w:r w:rsidRPr="68620FBA" w:rsidR="140A16B4">
          <w:rPr>
            <w:noProof w:val="0"/>
            <w:lang w:val="en-US"/>
          </w:rPr>
          <w:t>Grounded in</w:t>
        </w:r>
      </w:ins>
      <w:r w:rsidRPr="68620FBA" w:rsidR="24CE6EA6">
        <w:rPr>
          <w:noProof w:val="0"/>
          <w:lang w:val="en-US"/>
        </w:rPr>
        <w:t xml:space="preserve"> Balanced Supply of Housing research</w:t>
      </w:r>
      <w:ins w:author="Lewis, Sarah" w:date="2026-03-19T19:30:36.946Z" w16du:dateUtc="2026-03-19T19:30:36.946Z" w:id="791085804">
        <w:r w:rsidRPr="68620FBA" w:rsidR="6EDEE35D">
          <w:rPr>
            <w:noProof w:val="0"/>
            <w:lang w:val="en-US"/>
          </w:rPr>
          <w:t xml:space="preserve">, these tours take you through specific Vancouver </w:t>
        </w:r>
        <w:r w:rsidRPr="68620FBA" w:rsidR="6EDEE35D">
          <w:rPr>
            <w:noProof w:val="0"/>
            <w:lang w:val="en-US"/>
          </w:rPr>
          <w:t>neighbourhoods</w:t>
        </w:r>
      </w:ins>
      <w:r w:rsidRPr="68620FBA" w:rsidR="24CE6EA6">
        <w:rPr>
          <w:noProof w:val="0"/>
          <w:lang w:val="en-US"/>
        </w:rPr>
        <w:t xml:space="preserve"> to </w:t>
      </w:r>
      <w:del w:author="Lewis, Sarah" w:date="2026-03-19T19:30:40.886Z" w16du:dateUtc="2026-03-19T19:30:40.886Z" w:id="1497180563">
        <w:r w:rsidRPr="68620FBA" w:rsidDel="24CE6EA6">
          <w:rPr>
            <w:noProof w:val="0"/>
            <w:lang w:val="en-US"/>
          </w:rPr>
          <w:delText xml:space="preserve">compare </w:delText>
        </w:r>
      </w:del>
      <w:ins w:author="Lewis, Sarah" w:date="2026-03-19T19:30:43.571Z" w16du:dateUtc="2026-03-19T19:30:43.571Z" w:id="1711675697">
        <w:r w:rsidRPr="68620FBA" w:rsidR="620B1F5C">
          <w:rPr>
            <w:noProof w:val="0"/>
            <w:lang w:val="en-US"/>
          </w:rPr>
          <w:t xml:space="preserve">examine </w:t>
        </w:r>
      </w:ins>
      <w:r w:rsidRPr="68620FBA" w:rsidR="24CE6EA6">
        <w:rPr>
          <w:noProof w:val="0"/>
          <w:lang w:val="en-US"/>
        </w:rPr>
        <w:t xml:space="preserve">tenure models, Indigenous-led development, tenant </w:t>
      </w:r>
      <w:del w:author="Lewis, Sarah" w:date="2026-03-19T19:30:53.341Z" w16du:dateUtc="2026-03-19T19:30:53.341Z" w:id="1875593239">
        <w:r w:rsidRPr="68620FBA" w:rsidDel="24CE6EA6">
          <w:rPr>
            <w:noProof w:val="0"/>
            <w:lang w:val="en-US"/>
          </w:rPr>
          <w:delText>organizing</w:delText>
        </w:r>
      </w:del>
      <w:ins w:author="Lewis, Sarah" w:date="2026-03-19T19:30:54.6Z" w16du:dateUtc="2026-03-19T19:30:54.6Z" w:id="1930808483">
        <w:r w:rsidRPr="68620FBA" w:rsidR="5BEA36D9">
          <w:rPr>
            <w:noProof w:val="0"/>
            <w:lang w:val="en-US"/>
          </w:rPr>
          <w:t>movements</w:t>
        </w:r>
      </w:ins>
      <w:r w:rsidRPr="68620FBA" w:rsidR="24CE6EA6">
        <w:rPr>
          <w:noProof w:val="0"/>
          <w:lang w:val="en-US"/>
        </w:rPr>
        <w:t>, and non</w:t>
      </w:r>
      <w:ins w:author="Lewis, Sarah" w:date="2026-03-19T19:31:01.513Z" w16du:dateUtc="2026-03-19T19:31:01.513Z" w:id="1789215667">
        <w:r w:rsidRPr="68620FBA" w:rsidR="5D38A844">
          <w:rPr>
            <w:noProof w:val="0"/>
            <w:lang w:val="en-US"/>
          </w:rPr>
          <w:t>-</w:t>
        </w:r>
      </w:ins>
      <w:r w:rsidRPr="68620FBA" w:rsidR="24CE6EA6">
        <w:rPr>
          <w:noProof w:val="0"/>
          <w:lang w:val="en-US"/>
        </w:rPr>
        <w:t>profit service infrastructure</w:t>
      </w:r>
      <w:ins w:author="Lewis, Sarah" w:date="2026-03-19T19:31:39.755Z" w16du:dateUtc="2026-03-19T19:31:39.755Z" w:id="242740483">
        <w:r w:rsidRPr="68620FBA" w:rsidR="221D0480">
          <w:rPr>
            <w:noProof w:val="0"/>
            <w:lang w:val="en-US"/>
          </w:rPr>
          <w:t>.</w:t>
        </w:r>
      </w:ins>
      <w:del w:author="Lewis, Sarah" w:date="2026-03-19T19:31:15.286Z" w16du:dateUtc="2026-03-19T19:31:15.286Z" w:id="840406627">
        <w:r w:rsidRPr="68620FBA" w:rsidDel="24CE6EA6">
          <w:rPr>
            <w:noProof w:val="0"/>
            <w:lang w:val="en-US"/>
          </w:rPr>
          <w:delText xml:space="preserve"> across Vancouver </w:delText>
        </w:r>
        <w:r w:rsidRPr="68620FBA" w:rsidDel="24CE6EA6">
          <w:rPr>
            <w:noProof w:val="0"/>
            <w:lang w:val="en-US"/>
          </w:rPr>
          <w:delText>neighbourhoods</w:delText>
        </w:r>
        <w:r w:rsidRPr="68620FBA" w:rsidDel="24CE6EA6">
          <w:rPr>
            <w:noProof w:val="0"/>
            <w:lang w:val="en-US"/>
          </w:rPr>
          <w:delText>.</w:delText>
        </w:r>
      </w:del>
    </w:p>
    <w:p w:rsidR="15F5C097" w:rsidP="68620FBA" w:rsidRDefault="15F5C097" w14:paraId="475DEB54" w14:textId="1B17D2ED">
      <w:pPr>
        <w:pStyle w:val="ListParagraph"/>
        <w:numPr>
          <w:ilvl w:val="0"/>
          <w:numId w:val="1"/>
        </w:numPr>
        <w:rPr>
          <w:sz w:val="24"/>
          <w:szCs w:val="24"/>
        </w:rPr>
      </w:pPr>
      <w:r w:rsidRPr="68620FBA" w:rsidR="15F5C097">
        <w:rPr>
          <w:noProof w:val="0"/>
          <w:sz w:val="24"/>
          <w:szCs w:val="24"/>
          <w:lang w:val="en-US"/>
        </w:rPr>
        <w:t>Change “Workshop Focus” to “Tour Focus”</w:t>
      </w:r>
    </w:p>
    <w:p w:rsidR="15F5C097" w:rsidP="68620FBA" w:rsidRDefault="15F5C097" w14:paraId="375F3789" w14:textId="20BF980B">
      <w:pPr>
        <w:pStyle w:val="ListParagraph"/>
        <w:numPr>
          <w:ilvl w:val="0"/>
          <w:numId w:val="1"/>
        </w:numPr>
        <w:rPr>
          <w:sz w:val="24"/>
          <w:szCs w:val="24"/>
        </w:rPr>
      </w:pPr>
      <w:r w:rsidRPr="68620FBA" w:rsidR="15F5C097">
        <w:rPr>
          <w:noProof w:val="0"/>
          <w:sz w:val="24"/>
          <w:szCs w:val="24"/>
          <w:lang w:val="en-US"/>
        </w:rPr>
        <w:t>Put “Prepared for the...” in italics and make it small enough to fit on one line.</w:t>
      </w:r>
    </w:p>
    <w:p w:rsidR="15F5C097" w:rsidP="68620FBA" w:rsidRDefault="15F5C097" w14:paraId="3790C836" w14:textId="2DDF4AD2">
      <w:pPr>
        <w:pStyle w:val="ListParagraph"/>
        <w:numPr>
          <w:ilvl w:val="0"/>
          <w:numId w:val="1"/>
        </w:numPr>
        <w:rPr>
          <w:sz w:val="24"/>
          <w:szCs w:val="24"/>
        </w:rPr>
      </w:pPr>
      <w:r w:rsidRPr="68620FBA" w:rsidR="15F5C097">
        <w:rPr>
          <w:noProof w:val="0"/>
          <w:sz w:val="24"/>
          <w:szCs w:val="24"/>
          <w:lang w:val="en-US"/>
        </w:rPr>
        <w:t>In Tour 2 box, update “cultural restoration” to “community groups”</w:t>
      </w:r>
    </w:p>
    <w:p w:rsidR="68620FBA" w:rsidP="68620FBA" w:rsidRDefault="68620FBA" w14:paraId="1B2602F4" w14:textId="25A69F3C">
      <w:pPr>
        <w:pStyle w:val="Normal"/>
        <w:rPr>
          <w:sz w:val="24"/>
          <w:szCs w:val="24"/>
        </w:rPr>
      </w:pPr>
    </w:p>
    <w:p w:rsidR="694D6297" w:rsidP="68620FBA" w:rsidRDefault="694D6297" w14:paraId="2AE10A4F" w14:textId="5D49055C">
      <w:pPr>
        <w:pStyle w:val="Normal"/>
        <w:rPr>
          <w:sz w:val="24"/>
          <w:szCs w:val="24"/>
        </w:rPr>
      </w:pPr>
      <w:r w:rsidRPr="68620FBA" w:rsidR="694D6297">
        <w:rPr>
          <w:noProof w:val="0"/>
          <w:sz w:val="24"/>
          <w:szCs w:val="24"/>
          <w:lang w:val="en-US"/>
        </w:rPr>
        <w:t>FCS CLT Tour</w:t>
      </w:r>
    </w:p>
    <w:p w:rsidR="694D6297" w:rsidP="68620FBA" w:rsidRDefault="694D6297" w14:paraId="0108713C" w14:textId="1EF1757F">
      <w:pPr>
        <w:pStyle w:val="ListParagraph"/>
        <w:numPr>
          <w:ilvl w:val="0"/>
          <w:numId w:val="2"/>
        </w:numPr>
        <w:rPr>
          <w:noProof w:val="0"/>
          <w:sz w:val="24"/>
          <w:szCs w:val="24"/>
          <w:lang w:val="en-US"/>
        </w:rPr>
      </w:pPr>
      <w:r w:rsidRPr="68620FBA" w:rsidR="694D6297">
        <w:rPr>
          <w:noProof w:val="0"/>
          <w:sz w:val="24"/>
          <w:szCs w:val="24"/>
          <w:lang w:val="en-US"/>
        </w:rPr>
        <w:t>Add a space between FCS and CLT (FCS CLT)</w:t>
      </w:r>
    </w:p>
    <w:p w:rsidR="7B8403A6" w:rsidP="68620FBA" w:rsidRDefault="7B8403A6" w14:paraId="5464B49F" w14:textId="765258F1">
      <w:pPr>
        <w:pStyle w:val="ListParagraph"/>
        <w:numPr>
          <w:ilvl w:val="0"/>
          <w:numId w:val="2"/>
        </w:numPr>
        <w:rPr>
          <w:noProof w:val="0"/>
          <w:sz w:val="24"/>
          <w:szCs w:val="24"/>
          <w:lang w:val="en-US"/>
        </w:rPr>
      </w:pPr>
      <w:r w:rsidRPr="68620FBA" w:rsidR="7B8403A6">
        <w:rPr>
          <w:noProof w:val="0"/>
          <w:sz w:val="24"/>
          <w:szCs w:val="24"/>
          <w:lang w:val="en-US"/>
        </w:rPr>
        <w:t>Stop 1</w:t>
      </w:r>
      <w:r w:rsidRPr="68620FBA" w:rsidR="4B1D78CA">
        <w:rPr>
          <w:noProof w:val="0"/>
          <w:sz w:val="24"/>
          <w:szCs w:val="24"/>
          <w:lang w:val="en-US"/>
        </w:rPr>
        <w:t xml:space="preserve"> Overview</w:t>
      </w:r>
      <w:r w:rsidRPr="68620FBA" w:rsidR="7B8403A6">
        <w:rPr>
          <w:noProof w:val="0"/>
          <w:sz w:val="24"/>
          <w:szCs w:val="24"/>
          <w:lang w:val="en-US"/>
        </w:rPr>
        <w:t xml:space="preserve">: In </w:t>
      </w:r>
      <w:r w:rsidRPr="68620FBA" w:rsidR="7B8403A6">
        <w:rPr>
          <w:noProof w:val="0"/>
          <w:sz w:val="24"/>
          <w:szCs w:val="24"/>
          <w:lang w:val="en-US"/>
        </w:rPr>
        <w:t xml:space="preserve">last paragraph, add where Robyn is leading community planning efforts (I think </w:t>
      </w:r>
      <w:r w:rsidRPr="68620FBA" w:rsidR="7B8403A6">
        <w:rPr>
          <w:noProof w:val="0"/>
          <w:sz w:val="24"/>
          <w:szCs w:val="24"/>
          <w:lang w:val="en-US"/>
        </w:rPr>
        <w:t>it’s</w:t>
      </w:r>
      <w:r w:rsidRPr="68620FBA" w:rsidR="7B8403A6">
        <w:rPr>
          <w:noProof w:val="0"/>
          <w:sz w:val="24"/>
          <w:szCs w:val="24"/>
          <w:lang w:val="en-US"/>
        </w:rPr>
        <w:t xml:space="preserve"> FCS Neighbourhood Association)</w:t>
      </w:r>
    </w:p>
    <w:p w:rsidR="39820BD6" w:rsidP="68620FBA" w:rsidRDefault="39820BD6" w14:paraId="0A1E1938" w14:textId="7FE5A791">
      <w:pPr>
        <w:pStyle w:val="ListParagraph"/>
        <w:numPr>
          <w:ilvl w:val="0"/>
          <w:numId w:val="2"/>
        </w:numPr>
        <w:rPr>
          <w:noProof w:val="0"/>
          <w:sz w:val="24"/>
          <w:szCs w:val="24"/>
          <w:lang w:val="en-US"/>
        </w:rPr>
      </w:pPr>
      <w:r w:rsidRPr="68620FBA" w:rsidR="39820BD6">
        <w:rPr>
          <w:noProof w:val="0"/>
          <w:sz w:val="24"/>
          <w:szCs w:val="24"/>
          <w:lang w:val="en-US"/>
        </w:rPr>
        <w:t xml:space="preserve">Also need to introduce the organization of FCS NA, FCS CLT, and </w:t>
      </w:r>
      <w:r w:rsidRPr="68620FBA" w:rsidR="39820BD6">
        <w:rPr>
          <w:noProof w:val="0"/>
          <w:sz w:val="24"/>
          <w:szCs w:val="24"/>
          <w:lang w:val="en-US"/>
        </w:rPr>
        <w:t>RePlan</w:t>
      </w:r>
      <w:r w:rsidRPr="68620FBA" w:rsidR="39820BD6">
        <w:rPr>
          <w:noProof w:val="0"/>
          <w:sz w:val="24"/>
          <w:szCs w:val="24"/>
          <w:lang w:val="en-US"/>
        </w:rPr>
        <w:t xml:space="preserve"> Committee so this separation is clear.</w:t>
      </w:r>
    </w:p>
    <w:p w:rsidR="2153FCEA" w:rsidP="68620FBA" w:rsidRDefault="2153FCEA" w14:paraId="29D11474" w14:textId="7A1A2AE9">
      <w:pPr>
        <w:pStyle w:val="ListParagraph"/>
        <w:numPr>
          <w:ilvl w:val="0"/>
          <w:numId w:val="2"/>
        </w:numPr>
        <w:suppressLineNumbers w:val="0"/>
        <w:bidi w:val="0"/>
        <w:spacing w:before="0" w:beforeAutospacing="off" w:after="160" w:afterAutospacing="off" w:line="279" w:lineRule="auto"/>
        <w:ind w:right="0"/>
        <w:jc w:val="left"/>
        <w:rPr>
          <w:noProof w:val="0"/>
          <w:sz w:val="24"/>
          <w:szCs w:val="24"/>
          <w:lang w:val="en-US"/>
        </w:rPr>
      </w:pPr>
      <w:r w:rsidRPr="68620FBA" w:rsidR="2153FCEA">
        <w:rPr>
          <w:noProof w:val="0"/>
          <w:sz w:val="24"/>
          <w:szCs w:val="24"/>
          <w:lang w:val="en-US"/>
        </w:rPr>
        <w:t>At this stop</w:t>
      </w:r>
      <w:r w:rsidRPr="68620FBA" w:rsidR="774E3FF8">
        <w:rPr>
          <w:noProof w:val="0"/>
          <w:sz w:val="24"/>
          <w:szCs w:val="24"/>
          <w:lang w:val="en-US"/>
        </w:rPr>
        <w:t>—section updates</w:t>
      </w:r>
      <w:r w:rsidRPr="68620FBA" w:rsidR="2153FCEA">
        <w:rPr>
          <w:noProof w:val="0"/>
          <w:sz w:val="24"/>
          <w:szCs w:val="24"/>
          <w:lang w:val="en-US"/>
        </w:rPr>
        <w:t>:</w:t>
      </w:r>
    </w:p>
    <w:p w:rsidR="2153FCEA" w:rsidP="68620FBA" w:rsidRDefault="2153FCEA" w14:paraId="610DEF85" w14:textId="17B6DCD3">
      <w:pPr>
        <w:pStyle w:val="ListParagraph"/>
        <w:numPr>
          <w:ilvl w:val="1"/>
          <w:numId w:val="2"/>
        </w:numPr>
        <w:suppressLineNumbers w:val="0"/>
        <w:bidi w:val="0"/>
        <w:spacing w:before="0" w:beforeAutospacing="off" w:after="160" w:afterAutospacing="off" w:line="279" w:lineRule="auto"/>
        <w:ind w:right="0"/>
        <w:jc w:val="left"/>
        <w:rPr>
          <w:noProof w:val="0"/>
          <w:sz w:val="24"/>
          <w:szCs w:val="24"/>
          <w:lang w:val="en-US"/>
        </w:rPr>
      </w:pPr>
      <w:r w:rsidRPr="68620FBA" w:rsidR="2153FCEA">
        <w:rPr>
          <w:noProof w:val="0"/>
          <w:sz w:val="24"/>
          <w:szCs w:val="24"/>
          <w:lang w:val="en-US"/>
        </w:rPr>
        <w:t>Change Tour Start to 6</w:t>
      </w:r>
      <w:r w:rsidRPr="68620FBA" w:rsidR="2153FCEA">
        <w:rPr>
          <w:noProof w:val="0"/>
          <w:sz w:val="24"/>
          <w:szCs w:val="24"/>
          <w:vertAlign w:val="superscript"/>
          <w:lang w:val="en-US"/>
        </w:rPr>
        <w:t>th</w:t>
      </w:r>
      <w:r w:rsidRPr="68620FBA" w:rsidR="2153FCEA">
        <w:rPr>
          <w:noProof w:val="0"/>
          <w:sz w:val="24"/>
          <w:szCs w:val="24"/>
          <w:lang w:val="en-US"/>
        </w:rPr>
        <w:t xml:space="preserve"> at Heather (not 4</w:t>
      </w:r>
      <w:r w:rsidRPr="68620FBA" w:rsidR="2153FCEA">
        <w:rPr>
          <w:noProof w:val="0"/>
          <w:sz w:val="24"/>
          <w:szCs w:val="24"/>
          <w:vertAlign w:val="superscript"/>
          <w:lang w:val="en-US"/>
        </w:rPr>
        <w:t>th</w:t>
      </w:r>
      <w:r w:rsidRPr="68620FBA" w:rsidR="2153FCEA">
        <w:rPr>
          <w:noProof w:val="0"/>
          <w:sz w:val="24"/>
          <w:szCs w:val="24"/>
          <w:lang w:val="en-US"/>
        </w:rPr>
        <w:t xml:space="preserve">). </w:t>
      </w:r>
      <w:commentRangeStart w:id="1263096716"/>
      <w:r w:rsidRPr="68620FBA" w:rsidR="2153FCEA">
        <w:rPr>
          <w:noProof w:val="0"/>
          <w:sz w:val="24"/>
          <w:szCs w:val="24"/>
          <w:lang w:val="en-US"/>
        </w:rPr>
        <w:t xml:space="preserve">Point </w:t>
      </w:r>
      <w:r w:rsidRPr="68620FBA" w:rsidR="5BBEF543">
        <w:rPr>
          <w:noProof w:val="0"/>
          <w:sz w:val="24"/>
          <w:szCs w:val="24"/>
          <w:lang w:val="en-US"/>
        </w:rPr>
        <w:t>‘B’ should also be updated to “Heather Sq</w:t>
      </w:r>
      <w:r w:rsidRPr="68620FBA" w:rsidR="41636885">
        <w:rPr>
          <w:noProof w:val="0"/>
          <w:sz w:val="24"/>
          <w:szCs w:val="24"/>
          <w:lang w:val="en-US"/>
        </w:rPr>
        <w:t xml:space="preserve">uare on </w:t>
      </w:r>
      <w:r w:rsidRPr="68620FBA" w:rsidR="5BBEF543">
        <w:rPr>
          <w:noProof w:val="0"/>
          <w:sz w:val="24"/>
          <w:szCs w:val="24"/>
          <w:lang w:val="en-US"/>
        </w:rPr>
        <w:t>Moberly Road</w:t>
      </w:r>
      <w:r w:rsidRPr="68620FBA" w:rsidR="5CE5DD4D">
        <w:rPr>
          <w:noProof w:val="0"/>
          <w:sz w:val="24"/>
          <w:szCs w:val="24"/>
          <w:lang w:val="en-US"/>
        </w:rPr>
        <w:t>”</w:t>
      </w:r>
      <w:commentRangeEnd w:id="1263096716"/>
      <w:r>
        <w:rPr>
          <w:rStyle w:val="CommentReference"/>
        </w:rPr>
        <w:commentReference w:id="1263096716"/>
      </w:r>
    </w:p>
    <w:p w:rsidR="5CE5DD4D" w:rsidP="68620FBA" w:rsidRDefault="5CE5DD4D" w14:paraId="5706F430" w14:textId="1E6BDF38">
      <w:pPr>
        <w:pStyle w:val="ListParagraph"/>
        <w:numPr>
          <w:ilvl w:val="1"/>
          <w:numId w:val="2"/>
        </w:numPr>
        <w:suppressLineNumbers w:val="0"/>
        <w:bidi w:val="0"/>
        <w:spacing w:before="0" w:beforeAutospacing="off" w:after="160" w:afterAutospacing="off" w:line="279" w:lineRule="auto"/>
        <w:ind w:right="0"/>
        <w:jc w:val="left"/>
        <w:rPr>
          <w:noProof w:val="0"/>
          <w:sz w:val="24"/>
          <w:szCs w:val="24"/>
          <w:lang w:val="en-US"/>
        </w:rPr>
      </w:pPr>
      <w:r w:rsidRPr="68620FBA" w:rsidR="5CE5DD4D">
        <w:rPr>
          <w:noProof w:val="0"/>
          <w:sz w:val="24"/>
          <w:szCs w:val="24"/>
          <w:lang w:val="en-US"/>
        </w:rPr>
        <w:t xml:space="preserve">Lease Renewal Timeline: Rather than action items, make this informative. </w:t>
      </w:r>
    </w:p>
    <w:p w:rsidR="5CE5DD4D" w:rsidP="68620FBA" w:rsidRDefault="5CE5DD4D" w14:paraId="50C6774A" w14:textId="0FF3EDA0">
      <w:pPr>
        <w:pStyle w:val="ListParagraph"/>
        <w:numPr>
          <w:ilvl w:val="2"/>
          <w:numId w:val="2"/>
        </w:numPr>
        <w:suppressLineNumbers w:val="0"/>
        <w:bidi w:val="0"/>
        <w:spacing w:before="0" w:beforeAutospacing="off" w:after="160" w:afterAutospacing="off" w:line="279" w:lineRule="auto"/>
        <w:ind w:right="0"/>
        <w:jc w:val="left"/>
        <w:rPr>
          <w:noProof w:val="0"/>
          <w:sz w:val="24"/>
          <w:szCs w:val="24"/>
          <w:lang w:val="en-US"/>
        </w:rPr>
      </w:pPr>
      <w:r w:rsidRPr="68620FBA" w:rsidR="5CE5DD4D">
        <w:rPr>
          <w:noProof w:val="0"/>
          <w:sz w:val="24"/>
          <w:szCs w:val="24"/>
          <w:lang w:val="en-US"/>
        </w:rPr>
        <w:t>“Many leasehold parcels along False Creek South will</w:t>
      </w:r>
      <w:r w:rsidRPr="68620FBA" w:rsidR="5BBEF543">
        <w:rPr>
          <w:noProof w:val="0"/>
          <w:sz w:val="24"/>
          <w:szCs w:val="24"/>
          <w:lang w:val="en-US"/>
        </w:rPr>
        <w:t xml:space="preserve"> </w:t>
      </w:r>
      <w:r w:rsidRPr="68620FBA" w:rsidR="5801260C">
        <w:rPr>
          <w:noProof w:val="0"/>
          <w:sz w:val="24"/>
          <w:szCs w:val="24"/>
          <w:lang w:val="en-US"/>
        </w:rPr>
        <w:t xml:space="preserve">expire between 2036-2046. </w:t>
      </w:r>
      <w:commentRangeStart w:id="1160293002"/>
      <w:r w:rsidRPr="68620FBA" w:rsidR="5801260C">
        <w:rPr>
          <w:noProof w:val="0"/>
          <w:sz w:val="24"/>
          <w:szCs w:val="24"/>
          <w:lang w:val="en-US"/>
        </w:rPr>
        <w:t>Learn how renewal options affect long-term affordability.</w:t>
      </w:r>
      <w:r w:rsidRPr="68620FBA" w:rsidR="4893AD8E">
        <w:rPr>
          <w:noProof w:val="0"/>
          <w:sz w:val="24"/>
          <w:szCs w:val="24"/>
          <w:lang w:val="en-US"/>
        </w:rPr>
        <w:t>”</w:t>
      </w:r>
      <w:commentRangeEnd w:id="1160293002"/>
      <w:r>
        <w:rPr>
          <w:rStyle w:val="CommentReference"/>
        </w:rPr>
        <w:commentReference w:id="1160293002"/>
      </w:r>
    </w:p>
    <w:p w:rsidR="4893AD8E" w:rsidP="68620FBA" w:rsidRDefault="4893AD8E" w14:paraId="0B849DCF" w14:textId="3403DFD9">
      <w:pPr>
        <w:pStyle w:val="ListParagraph"/>
        <w:numPr>
          <w:ilvl w:val="1"/>
          <w:numId w:val="2"/>
        </w:numPr>
        <w:suppressLineNumbers w:val="0"/>
        <w:bidi w:val="0"/>
        <w:spacing w:before="0" w:beforeAutospacing="off" w:after="160" w:afterAutospacing="off" w:line="279" w:lineRule="auto"/>
        <w:ind w:right="0"/>
        <w:jc w:val="left"/>
        <w:rPr>
          <w:noProof w:val="0"/>
          <w:sz w:val="24"/>
          <w:szCs w:val="24"/>
          <w:lang w:val="en-US"/>
        </w:rPr>
      </w:pPr>
      <w:r w:rsidRPr="68620FBA" w:rsidR="4893AD8E">
        <w:rPr>
          <w:noProof w:val="0"/>
          <w:sz w:val="24"/>
          <w:szCs w:val="24"/>
          <w:lang w:val="en-US"/>
        </w:rPr>
        <w:t xml:space="preserve">Co-op Cluster: List exactly how many co-ops are </w:t>
      </w:r>
      <w:r w:rsidRPr="68620FBA" w:rsidR="4893AD8E">
        <w:rPr>
          <w:noProof w:val="0"/>
          <w:sz w:val="24"/>
          <w:szCs w:val="24"/>
          <w:lang w:val="en-US"/>
        </w:rPr>
        <w:t>located</w:t>
      </w:r>
      <w:r w:rsidRPr="68620FBA" w:rsidR="4893AD8E">
        <w:rPr>
          <w:noProof w:val="0"/>
          <w:sz w:val="24"/>
          <w:szCs w:val="24"/>
          <w:lang w:val="en-US"/>
        </w:rPr>
        <w:t xml:space="preserve"> here and how many have already partnered with FCS CLT</w:t>
      </w:r>
      <w:r w:rsidRPr="68620FBA" w:rsidR="0BDC81CE">
        <w:rPr>
          <w:noProof w:val="0"/>
          <w:sz w:val="24"/>
          <w:szCs w:val="24"/>
          <w:lang w:val="en-US"/>
        </w:rPr>
        <w:t xml:space="preserve"> (2)</w:t>
      </w:r>
      <w:r w:rsidRPr="68620FBA" w:rsidR="4893AD8E">
        <w:rPr>
          <w:noProof w:val="0"/>
          <w:sz w:val="24"/>
          <w:szCs w:val="24"/>
          <w:lang w:val="en-US"/>
        </w:rPr>
        <w:t>.</w:t>
      </w:r>
      <w:r w:rsidRPr="68620FBA" w:rsidR="25B80CA2">
        <w:rPr>
          <w:noProof w:val="0"/>
          <w:sz w:val="24"/>
          <w:szCs w:val="24"/>
          <w:lang w:val="en-US"/>
        </w:rPr>
        <w:t xml:space="preserve"> Skim this </w:t>
      </w:r>
      <w:r w:rsidRPr="68620FBA" w:rsidR="25B80CA2">
        <w:rPr>
          <w:noProof w:val="0"/>
          <w:sz w:val="24"/>
          <w:szCs w:val="24"/>
          <w:lang w:val="en-US"/>
        </w:rPr>
        <w:t>webinar</w:t>
      </w:r>
      <w:r w:rsidRPr="68620FBA" w:rsidR="25B80CA2">
        <w:rPr>
          <w:noProof w:val="0"/>
          <w:sz w:val="24"/>
          <w:szCs w:val="24"/>
          <w:lang w:val="en-US"/>
        </w:rPr>
        <w:t xml:space="preserve"> from last week for more info: </w:t>
      </w:r>
      <w:hyperlink r:id="Rbdfa3064951648e9">
        <w:r w:rsidRPr="68620FBA" w:rsidR="25B80CA2">
          <w:rPr>
            <w:rStyle w:val="Hyperlink"/>
            <w:noProof w:val="0"/>
            <w:sz w:val="24"/>
            <w:szCs w:val="24"/>
            <w:lang w:val="en-US"/>
          </w:rPr>
          <w:t>https://www.youtube.com/watch?v=FtuAGXEJie4</w:t>
        </w:r>
      </w:hyperlink>
      <w:r w:rsidRPr="68620FBA" w:rsidR="25B80CA2">
        <w:rPr>
          <w:noProof w:val="0"/>
          <w:sz w:val="24"/>
          <w:szCs w:val="24"/>
          <w:lang w:val="en-US"/>
        </w:rPr>
        <w:t xml:space="preserve"> </w:t>
      </w:r>
    </w:p>
    <w:p w:rsidR="774D081F" w:rsidP="68620FBA" w:rsidRDefault="774D081F" w14:paraId="27B8D00F" w14:textId="67D9AC9D">
      <w:pPr>
        <w:pStyle w:val="ListParagraph"/>
        <w:numPr>
          <w:ilvl w:val="2"/>
          <w:numId w:val="2"/>
        </w:numPr>
        <w:suppressLineNumbers w:val="0"/>
        <w:bidi w:val="0"/>
        <w:spacing w:before="0" w:beforeAutospacing="off" w:after="160" w:afterAutospacing="off" w:line="279" w:lineRule="auto"/>
        <w:ind w:right="0"/>
        <w:jc w:val="left"/>
        <w:rPr>
          <w:noProof w:val="0"/>
          <w:sz w:val="24"/>
          <w:szCs w:val="24"/>
          <w:lang w:val="en-US"/>
        </w:rPr>
      </w:pPr>
      <w:commentRangeStart w:id="62666758"/>
      <w:r w:rsidRPr="68620FBA" w:rsidR="774D081F">
        <w:rPr>
          <w:noProof w:val="0"/>
          <w:sz w:val="24"/>
          <w:szCs w:val="24"/>
          <w:lang w:val="en-US"/>
        </w:rPr>
        <w:t>Use em dash to pull out examples: “...co-op buildings on City land, and two—False Creek Co-op and Alder Bay Co-op—have already...”</w:t>
      </w:r>
      <w:commentRangeEnd w:id="62666758"/>
      <w:r>
        <w:rPr>
          <w:rStyle w:val="CommentReference"/>
        </w:rPr>
        <w:commentReference w:id="62666758"/>
      </w:r>
    </w:p>
    <w:p w:rsidR="25B80CA2" w:rsidP="68620FBA" w:rsidRDefault="25B80CA2" w14:paraId="13A52A42" w14:textId="35DB800F">
      <w:pPr>
        <w:pStyle w:val="ListParagraph"/>
        <w:numPr>
          <w:ilvl w:val="1"/>
          <w:numId w:val="2"/>
        </w:numPr>
        <w:suppressLineNumbers w:val="0"/>
        <w:bidi w:val="0"/>
        <w:spacing w:before="0" w:beforeAutospacing="off" w:after="160" w:afterAutospacing="off" w:line="279" w:lineRule="auto"/>
        <w:ind w:right="0"/>
        <w:jc w:val="left"/>
        <w:rPr>
          <w:noProof w:val="0"/>
          <w:sz w:val="24"/>
          <w:szCs w:val="24"/>
          <w:lang w:val="en-US"/>
        </w:rPr>
      </w:pPr>
      <w:r w:rsidRPr="68620FBA" w:rsidR="25B80CA2">
        <w:rPr>
          <w:noProof w:val="0"/>
          <w:sz w:val="24"/>
          <w:szCs w:val="24"/>
          <w:lang w:val="en-US"/>
        </w:rPr>
        <w:t xml:space="preserve">Housing Trust Hub: </w:t>
      </w:r>
      <w:r w:rsidRPr="68620FBA" w:rsidR="0556602A">
        <w:rPr>
          <w:noProof w:val="0"/>
          <w:sz w:val="24"/>
          <w:szCs w:val="24"/>
          <w:lang w:val="en-US"/>
        </w:rPr>
        <w:t xml:space="preserve">Change to: </w:t>
      </w:r>
    </w:p>
    <w:p w:rsidR="25B80CA2" w:rsidP="68620FBA" w:rsidRDefault="25B80CA2" w14:paraId="279C0596" w14:textId="5EF16480">
      <w:pPr>
        <w:pStyle w:val="ListParagraph"/>
        <w:numPr>
          <w:ilvl w:val="2"/>
          <w:numId w:val="2"/>
        </w:numPr>
        <w:suppressLineNumbers w:val="0"/>
        <w:bidi w:val="0"/>
        <w:spacing w:before="0" w:beforeAutospacing="off" w:after="160" w:afterAutospacing="off" w:line="279" w:lineRule="auto"/>
        <w:ind w:right="0"/>
        <w:jc w:val="left"/>
        <w:rPr>
          <w:noProof w:val="0"/>
          <w:sz w:val="24"/>
          <w:szCs w:val="24"/>
          <w:lang w:val="en-US"/>
        </w:rPr>
      </w:pPr>
      <w:r w:rsidRPr="68620FBA" w:rsidR="25B80CA2">
        <w:rPr>
          <w:noProof w:val="0"/>
          <w:sz w:val="24"/>
          <w:szCs w:val="24"/>
          <w:lang w:val="en-US"/>
        </w:rPr>
        <w:t xml:space="preserve">The community housing trust concept could </w:t>
      </w:r>
      <w:r w:rsidRPr="68620FBA" w:rsidR="55C3A9AA">
        <w:rPr>
          <w:noProof w:val="0"/>
          <w:sz w:val="24"/>
          <w:szCs w:val="24"/>
          <w:lang w:val="en-US"/>
        </w:rPr>
        <w:t xml:space="preserve">govern future redevelopment. See examples from </w:t>
      </w:r>
      <w:r w:rsidRPr="68620FBA" w:rsidR="55C3A9AA">
        <w:rPr>
          <w:noProof w:val="0"/>
          <w:sz w:val="24"/>
          <w:szCs w:val="24"/>
          <w:lang w:val="en-US"/>
        </w:rPr>
        <w:t>RePlan’s</w:t>
      </w:r>
      <w:r w:rsidRPr="68620FBA" w:rsidR="55C3A9AA">
        <w:rPr>
          <w:noProof w:val="0"/>
          <w:sz w:val="24"/>
          <w:szCs w:val="24"/>
          <w:lang w:val="en-US"/>
        </w:rPr>
        <w:t xml:space="preserve"> brief: </w:t>
      </w:r>
      <w:hyperlink r:id="R6b1642e6c18c411b">
        <w:r w:rsidRPr="68620FBA" w:rsidR="55C3A9AA">
          <w:rPr>
            <w:rStyle w:val="Hyperlink"/>
            <w:noProof w:val="0"/>
            <w:sz w:val="24"/>
            <w:szCs w:val="24"/>
            <w:lang w:val="en-US"/>
          </w:rPr>
          <w:t>https://www.falsecreeksouth.org/wp-content/uploads/2019/04/04102019-REVISED-CHT-Brief-1.pdf</w:t>
        </w:r>
      </w:hyperlink>
      <w:r w:rsidRPr="68620FBA" w:rsidR="55C3A9AA">
        <w:rPr>
          <w:noProof w:val="0"/>
          <w:sz w:val="24"/>
          <w:szCs w:val="24"/>
          <w:lang w:val="en-US"/>
        </w:rPr>
        <w:t xml:space="preserve"> </w:t>
      </w:r>
    </w:p>
    <w:p w:rsidR="57877FFD" w:rsidP="68620FBA" w:rsidRDefault="57877FFD" w14:paraId="1358F233" w14:textId="018FA260">
      <w:pPr>
        <w:pStyle w:val="ListParagraph"/>
        <w:numPr>
          <w:ilvl w:val="0"/>
          <w:numId w:val="3"/>
        </w:numPr>
        <w:suppressLineNumbers w:val="0"/>
        <w:bidi w:val="0"/>
        <w:spacing w:before="0" w:beforeAutospacing="off" w:after="160" w:afterAutospacing="off" w:line="279" w:lineRule="auto"/>
        <w:ind w:right="0"/>
        <w:jc w:val="left"/>
        <w:rPr>
          <w:noProof w:val="0"/>
          <w:sz w:val="24"/>
          <w:szCs w:val="24"/>
          <w:lang w:val="en-US"/>
        </w:rPr>
      </w:pPr>
      <w:r w:rsidRPr="68620FBA" w:rsidR="57877FFD">
        <w:rPr>
          <w:noProof w:val="0"/>
          <w:sz w:val="24"/>
          <w:szCs w:val="24"/>
          <w:lang w:val="en-US"/>
        </w:rPr>
        <w:t>Housing Model—section updates</w:t>
      </w:r>
    </w:p>
    <w:p w:rsidR="57877FFD" w:rsidP="68620FBA" w:rsidRDefault="57877FFD" w14:paraId="00ABE086" w14:textId="3634906B">
      <w:pPr>
        <w:pStyle w:val="ListParagraph"/>
        <w:numPr>
          <w:ilvl w:val="1"/>
          <w:numId w:val="3"/>
        </w:numPr>
        <w:suppressLineNumbers w:val="0"/>
        <w:bidi w:val="0"/>
        <w:spacing w:before="0" w:beforeAutospacing="off" w:after="160" w:afterAutospacing="off" w:line="279" w:lineRule="auto"/>
        <w:ind w:right="0"/>
        <w:jc w:val="left"/>
        <w:rPr>
          <w:noProof w:val="0"/>
          <w:sz w:val="24"/>
          <w:szCs w:val="24"/>
          <w:lang w:val="en-US"/>
        </w:rPr>
      </w:pPr>
      <w:r w:rsidRPr="68620FBA" w:rsidR="57877FFD">
        <w:rPr>
          <w:noProof w:val="0"/>
          <w:sz w:val="24"/>
          <w:szCs w:val="24"/>
          <w:lang w:val="en-US"/>
        </w:rPr>
        <w:t xml:space="preserve">Why is Twin Rainbows Co-op singled out? No </w:t>
      </w:r>
      <w:r w:rsidRPr="68620FBA" w:rsidR="57877FFD">
        <w:rPr>
          <w:noProof w:val="0"/>
          <w:sz w:val="24"/>
          <w:szCs w:val="24"/>
          <w:lang w:val="en-US"/>
        </w:rPr>
        <w:t>reason?</w:t>
      </w:r>
      <w:r w:rsidRPr="68620FBA" w:rsidR="57877FFD">
        <w:rPr>
          <w:noProof w:val="0"/>
          <w:sz w:val="24"/>
          <w:szCs w:val="24"/>
          <w:lang w:val="en-US"/>
        </w:rPr>
        <w:t xml:space="preserve"> &gt; </w:t>
      </w:r>
      <w:r w:rsidRPr="68620FBA" w:rsidR="57877FFD">
        <w:rPr>
          <w:noProof w:val="0"/>
          <w:sz w:val="24"/>
          <w:szCs w:val="24"/>
          <w:lang w:val="en-US"/>
        </w:rPr>
        <w:t>remove</w:t>
      </w:r>
      <w:r w:rsidRPr="68620FBA" w:rsidR="57877FFD">
        <w:rPr>
          <w:noProof w:val="0"/>
          <w:sz w:val="24"/>
          <w:szCs w:val="24"/>
          <w:lang w:val="en-US"/>
        </w:rPr>
        <w:t xml:space="preserve">. I would instead list the two co-ops that are part of FCS CLT (per the </w:t>
      </w:r>
      <w:r w:rsidRPr="68620FBA" w:rsidR="57877FFD">
        <w:rPr>
          <w:noProof w:val="0"/>
          <w:sz w:val="24"/>
          <w:szCs w:val="24"/>
          <w:lang w:val="en-US"/>
        </w:rPr>
        <w:t>webinar</w:t>
      </w:r>
      <w:r w:rsidRPr="68620FBA" w:rsidR="57877FFD">
        <w:rPr>
          <w:noProof w:val="0"/>
          <w:sz w:val="24"/>
          <w:szCs w:val="24"/>
          <w:lang w:val="en-US"/>
        </w:rPr>
        <w:t xml:space="preserve"> above). </w:t>
      </w:r>
    </w:p>
    <w:p w:rsidR="57877FFD" w:rsidP="68620FBA" w:rsidRDefault="57877FFD" w14:paraId="7FB5BA53" w14:textId="489131FB">
      <w:pPr>
        <w:pStyle w:val="ListParagraph"/>
        <w:numPr>
          <w:ilvl w:val="1"/>
          <w:numId w:val="3"/>
        </w:numPr>
        <w:suppressLineNumbers w:val="0"/>
        <w:bidi w:val="0"/>
        <w:spacing w:before="0" w:beforeAutospacing="off" w:after="160" w:afterAutospacing="off" w:line="279" w:lineRule="auto"/>
        <w:ind w:right="0"/>
        <w:jc w:val="left"/>
        <w:rPr>
          <w:noProof w:val="0"/>
          <w:sz w:val="24"/>
          <w:szCs w:val="24"/>
          <w:lang w:val="en-US"/>
        </w:rPr>
      </w:pPr>
      <w:r w:rsidRPr="68620FBA" w:rsidR="57877FFD">
        <w:rPr>
          <w:noProof w:val="0"/>
          <w:sz w:val="24"/>
          <w:szCs w:val="24"/>
          <w:lang w:val="en-US"/>
        </w:rPr>
        <w:t xml:space="preserve">Market rental: </w:t>
      </w:r>
      <w:r w:rsidRPr="68620FBA" w:rsidR="57877FFD">
        <w:rPr>
          <w:noProof w:val="0"/>
          <w:sz w:val="24"/>
          <w:szCs w:val="24"/>
          <w:lang w:val="en-US"/>
        </w:rPr>
        <w:t>delete</w:t>
      </w:r>
      <w:r w:rsidRPr="68620FBA" w:rsidR="57877FFD">
        <w:rPr>
          <w:noProof w:val="0"/>
          <w:sz w:val="24"/>
          <w:szCs w:val="24"/>
          <w:lang w:val="en-US"/>
        </w:rPr>
        <w:t xml:space="preserve"> the “providing flexibility” bit. No need.</w:t>
      </w:r>
    </w:p>
    <w:p w:rsidR="7E9A1ED9" w:rsidP="68620FBA" w:rsidRDefault="7E9A1ED9" w14:paraId="1BD9E3D4" w14:textId="5548E192">
      <w:pPr>
        <w:pStyle w:val="ListParagraph"/>
        <w:numPr>
          <w:ilvl w:val="1"/>
          <w:numId w:val="3"/>
        </w:numPr>
        <w:suppressLineNumbers w:val="0"/>
        <w:bidi w:val="0"/>
        <w:spacing w:before="0" w:beforeAutospacing="off" w:after="160" w:afterAutospacing="off" w:line="279" w:lineRule="auto"/>
        <w:ind w:right="0"/>
        <w:jc w:val="left"/>
        <w:rPr>
          <w:noProof w:val="0"/>
          <w:sz w:val="24"/>
          <w:szCs w:val="24"/>
          <w:lang w:val="en-US"/>
        </w:rPr>
      </w:pPr>
      <w:r w:rsidRPr="68620FBA" w:rsidR="7E9A1ED9">
        <w:rPr>
          <w:noProof w:val="0"/>
          <w:sz w:val="24"/>
          <w:szCs w:val="24"/>
          <w:lang w:val="en-US"/>
        </w:rPr>
        <w:t>Lease Renewal Moment:</w:t>
      </w:r>
    </w:p>
    <w:p w:rsidR="7E9A1ED9" w:rsidP="68620FBA" w:rsidRDefault="7E9A1ED9" w14:paraId="0D47DAA7" w14:textId="37A46ADF">
      <w:pPr>
        <w:pStyle w:val="ListParagraph"/>
        <w:numPr>
          <w:ilvl w:val="2"/>
          <w:numId w:val="3"/>
        </w:numPr>
        <w:suppressLineNumbers w:val="0"/>
        <w:bidi w:val="0"/>
        <w:spacing w:before="0" w:beforeAutospacing="off" w:after="160" w:afterAutospacing="off" w:line="279" w:lineRule="auto"/>
        <w:ind w:right="0"/>
        <w:jc w:val="left"/>
        <w:rPr>
          <w:noProof w:val="0"/>
          <w:sz w:val="24"/>
          <w:szCs w:val="24"/>
          <w:lang w:val="en-US"/>
        </w:rPr>
      </w:pPr>
      <w:r w:rsidRPr="68620FBA" w:rsidR="7E9A1ED9">
        <w:rPr>
          <w:noProof w:val="0"/>
          <w:sz w:val="24"/>
          <w:szCs w:val="24"/>
          <w:lang w:val="en-US"/>
        </w:rPr>
        <w:t xml:space="preserve">Does “Council” refer to City Council? Specify if so. What “staff” are we talking about? This whole section is vague and disjointed from the rest. </w:t>
      </w:r>
    </w:p>
    <w:p w:rsidR="7E9A1ED9" w:rsidP="68620FBA" w:rsidRDefault="7E9A1ED9" w14:paraId="4E2DDC88" w14:textId="152CB546">
      <w:pPr>
        <w:pStyle w:val="ListParagraph"/>
        <w:numPr>
          <w:ilvl w:val="2"/>
          <w:numId w:val="3"/>
        </w:numPr>
        <w:suppressLineNumbers w:val="0"/>
        <w:bidi w:val="0"/>
        <w:spacing w:before="0" w:beforeAutospacing="off" w:after="160" w:afterAutospacing="off" w:line="279" w:lineRule="auto"/>
        <w:ind w:right="0"/>
        <w:jc w:val="left"/>
        <w:rPr>
          <w:noProof w:val="0"/>
          <w:sz w:val="24"/>
          <w:szCs w:val="24"/>
          <w:lang w:val="en-US"/>
        </w:rPr>
      </w:pPr>
      <w:commentRangeStart w:id="101065866"/>
      <w:commentRangeStart w:id="1062545335"/>
      <w:r w:rsidRPr="68620FBA" w:rsidR="7E9A1ED9">
        <w:rPr>
          <w:noProof w:val="0"/>
          <w:sz w:val="24"/>
          <w:szCs w:val="24"/>
          <w:lang w:val="en-US"/>
        </w:rPr>
        <w:t xml:space="preserve">Can we link the </w:t>
      </w:r>
      <w:r w:rsidRPr="68620FBA" w:rsidR="7E9A1ED9">
        <w:rPr>
          <w:noProof w:val="0"/>
          <w:sz w:val="24"/>
          <w:szCs w:val="24"/>
          <w:lang w:val="en-US"/>
        </w:rPr>
        <w:t>Emb</w:t>
      </w:r>
      <w:r w:rsidRPr="68620FBA" w:rsidR="0E84645F">
        <w:rPr>
          <w:noProof w:val="0"/>
          <w:sz w:val="24"/>
          <w:szCs w:val="24"/>
          <w:lang w:val="en-US"/>
        </w:rPr>
        <w:t>o</w:t>
      </w:r>
      <w:r w:rsidRPr="68620FBA" w:rsidR="7E9A1ED9">
        <w:rPr>
          <w:noProof w:val="0"/>
          <w:sz w:val="24"/>
          <w:szCs w:val="24"/>
          <w:lang w:val="en-US"/>
        </w:rPr>
        <w:t>died</w:t>
      </w:r>
      <w:r w:rsidRPr="68620FBA" w:rsidR="7E9A1ED9">
        <w:rPr>
          <w:noProof w:val="0"/>
          <w:sz w:val="24"/>
          <w:szCs w:val="24"/>
          <w:lang w:val="en-US"/>
        </w:rPr>
        <w:t xml:space="preserve"> Carbon study here?</w:t>
      </w:r>
    </w:p>
    <w:p w:rsidR="7E9A1ED9" w:rsidP="68620FBA" w:rsidRDefault="7E9A1ED9" w14:paraId="7F85E360" w14:textId="2A4828AF">
      <w:pPr>
        <w:pStyle w:val="ListParagraph"/>
        <w:numPr>
          <w:ilvl w:val="2"/>
          <w:numId w:val="3"/>
        </w:numPr>
        <w:suppressLineNumbers w:val="0"/>
        <w:bidi w:val="0"/>
        <w:spacing w:before="0" w:beforeAutospacing="off" w:after="160" w:afterAutospacing="off" w:line="279" w:lineRule="auto"/>
        <w:ind w:right="0"/>
        <w:jc w:val="left"/>
        <w:rPr>
          <w:noProof w:val="0"/>
          <w:sz w:val="24"/>
          <w:szCs w:val="24"/>
          <w:lang w:val="en-US"/>
        </w:rPr>
      </w:pPr>
      <w:r w:rsidRPr="68620FBA" w:rsidR="7E9A1ED9">
        <w:rPr>
          <w:noProof w:val="0"/>
          <w:sz w:val="24"/>
          <w:szCs w:val="24"/>
          <w:lang w:val="en-US"/>
        </w:rPr>
        <w:t xml:space="preserve">Can we link to more info on the capacity-building program? </w:t>
      </w:r>
      <w:commentRangeEnd w:id="101065866"/>
      <w:r>
        <w:rPr>
          <w:rStyle w:val="CommentReference"/>
        </w:rPr>
        <w:commentReference w:id="101065866"/>
      </w:r>
      <w:commentRangeEnd w:id="1062545335"/>
      <w:r>
        <w:rPr>
          <w:rStyle w:val="CommentReference"/>
        </w:rPr>
        <w:commentReference w:id="1062545335"/>
      </w:r>
    </w:p>
    <w:p w:rsidR="7E9A1ED9" w:rsidP="68620FBA" w:rsidRDefault="7E9A1ED9" w14:paraId="68CE96AE" w14:textId="77CED3EE">
      <w:pPr>
        <w:pStyle w:val="ListParagraph"/>
        <w:numPr>
          <w:ilvl w:val="0"/>
          <w:numId w:val="3"/>
        </w:numPr>
        <w:suppressLineNumbers w:val="0"/>
        <w:bidi w:val="0"/>
        <w:spacing w:before="0" w:beforeAutospacing="off" w:after="160" w:afterAutospacing="off" w:line="279" w:lineRule="auto"/>
        <w:ind w:right="0"/>
        <w:jc w:val="left"/>
        <w:rPr>
          <w:noProof w:val="0"/>
          <w:sz w:val="24"/>
          <w:szCs w:val="24"/>
          <w:lang w:val="en-US"/>
        </w:rPr>
      </w:pPr>
      <w:r w:rsidRPr="68620FBA" w:rsidR="7E9A1ED9">
        <w:rPr>
          <w:noProof w:val="0"/>
          <w:sz w:val="24"/>
          <w:szCs w:val="24"/>
          <w:lang w:val="en-US"/>
        </w:rPr>
        <w:t xml:space="preserve">Key Points: </w:t>
      </w:r>
    </w:p>
    <w:p w:rsidR="534F7998" w:rsidP="68620FBA" w:rsidRDefault="534F7998" w14:paraId="38D585F7" w14:textId="4B21478C">
      <w:pPr>
        <w:pStyle w:val="ListParagraph"/>
        <w:numPr>
          <w:ilvl w:val="1"/>
          <w:numId w:val="3"/>
        </w:numPr>
        <w:suppressLineNumbers w:val="0"/>
        <w:bidi w:val="0"/>
        <w:spacing w:before="0" w:beforeAutospacing="off" w:after="160" w:afterAutospacing="off" w:line="279" w:lineRule="auto"/>
        <w:ind w:right="0"/>
        <w:jc w:val="left"/>
        <w:rPr>
          <w:noProof w:val="0"/>
          <w:sz w:val="24"/>
          <w:szCs w:val="24"/>
          <w:lang w:val="en-US"/>
        </w:rPr>
      </w:pPr>
      <w:r w:rsidRPr="68620FBA" w:rsidR="534F7998">
        <w:rPr>
          <w:noProof w:val="0"/>
          <w:sz w:val="24"/>
          <w:szCs w:val="24"/>
          <w:lang w:val="en-US"/>
        </w:rPr>
        <w:t>Specify</w:t>
      </w:r>
      <w:r w:rsidRPr="68620FBA" w:rsidR="7E9A1ED9">
        <w:rPr>
          <w:noProof w:val="0"/>
          <w:sz w:val="24"/>
          <w:szCs w:val="24"/>
          <w:lang w:val="en-US"/>
        </w:rPr>
        <w:t xml:space="preserve"> the “council” in the last two </w:t>
      </w:r>
      <w:r w:rsidRPr="68620FBA" w:rsidR="7E9A1ED9">
        <w:rPr>
          <w:noProof w:val="0"/>
          <w:sz w:val="24"/>
          <w:szCs w:val="24"/>
          <w:lang w:val="en-US"/>
        </w:rPr>
        <w:t>point</w:t>
      </w:r>
      <w:r w:rsidRPr="68620FBA" w:rsidR="7E9A1ED9">
        <w:rPr>
          <w:noProof w:val="0"/>
          <w:sz w:val="24"/>
          <w:szCs w:val="24"/>
          <w:lang w:val="en-US"/>
        </w:rPr>
        <w:t>s.</w:t>
      </w:r>
    </w:p>
    <w:p w:rsidR="68620FBA" w:rsidP="68620FBA" w:rsidRDefault="68620FBA" w14:paraId="081C3B24" w14:textId="567CC331">
      <w:pPr>
        <w:pStyle w:val="Normal"/>
        <w:suppressLineNumbers w:val="0"/>
        <w:bidi w:val="0"/>
        <w:spacing w:before="0" w:beforeAutospacing="off" w:after="160" w:afterAutospacing="off" w:line="279" w:lineRule="auto"/>
        <w:ind w:left="0" w:right="0"/>
        <w:jc w:val="left"/>
        <w:rPr>
          <w:noProof w:val="0"/>
          <w:sz w:val="24"/>
          <w:szCs w:val="24"/>
          <w:lang w:val="en-US"/>
        </w:rPr>
      </w:pPr>
    </w:p>
    <w:p w:rsidR="7E9A1ED9" w:rsidP="68620FBA" w:rsidRDefault="7E9A1ED9" w14:paraId="4C611378" w14:textId="2510219A">
      <w:pPr>
        <w:pStyle w:val="Heading2"/>
        <w:shd w:val="clear" w:color="auto" w:fill="FFFFFF" w:themeFill="background1"/>
        <w:bidi w:val="0"/>
        <w:spacing w:before="0" w:beforeAutospacing="off" w:after="120" w:afterAutospacing="off"/>
        <w:jc w:val="left"/>
      </w:pPr>
      <w:r w:rsidRPr="68620FBA" w:rsidR="7E9A1ED9">
        <w:rPr>
          <w:rFonts w:ascii="Gotham" w:hAnsi="Gotham" w:eastAsia="Gotham" w:cs="Gotham"/>
          <w:b w:val="1"/>
          <w:bCs w:val="1"/>
          <w:i w:val="0"/>
          <w:iCs w:val="0"/>
          <w:caps w:val="0"/>
          <w:smallCaps w:val="0"/>
          <w:noProof w:val="0"/>
          <w:color w:val="0F172A"/>
          <w:sz w:val="30"/>
          <w:szCs w:val="30"/>
          <w:lang w:val="en-US"/>
        </w:rPr>
        <w:t>Sen̓áḵw</w:t>
      </w:r>
    </w:p>
    <w:p w:rsidR="7E9A1ED9" w:rsidP="68620FBA" w:rsidRDefault="7E9A1ED9" w14:paraId="5863FC30" w14:textId="064BC9CB">
      <w:pPr>
        <w:pStyle w:val="Normal"/>
        <w:suppressLineNumbers w:val="0"/>
        <w:bidi w:val="0"/>
        <w:spacing w:before="0" w:beforeAutospacing="off" w:after="160" w:afterAutospacing="off" w:line="279" w:lineRule="auto"/>
        <w:ind w:left="0" w:right="0"/>
        <w:jc w:val="left"/>
        <w:rPr>
          <w:noProof w:val="0"/>
          <w:sz w:val="24"/>
          <w:szCs w:val="24"/>
          <w:lang w:val="en-US"/>
        </w:rPr>
      </w:pPr>
      <w:r w:rsidRPr="68620FBA" w:rsidR="7E9A1ED9">
        <w:rPr>
          <w:noProof w:val="0"/>
          <w:sz w:val="24"/>
          <w:szCs w:val="24"/>
          <w:lang w:val="en-US"/>
        </w:rPr>
        <w:t>Overview:</w:t>
      </w:r>
    </w:p>
    <w:p w:rsidR="6F6EEB5F" w:rsidP="68620FBA" w:rsidRDefault="6F6EEB5F" w14:paraId="36534B34" w14:textId="6727EA9D">
      <w:pPr>
        <w:pStyle w:val="ListParagraph"/>
        <w:numPr>
          <w:ilvl w:val="0"/>
          <w:numId w:val="4"/>
        </w:numPr>
        <w:suppressLineNumbers w:val="0"/>
        <w:bidi w:val="0"/>
        <w:spacing w:before="0" w:beforeAutospacing="off" w:after="160" w:afterAutospacing="off" w:line="279" w:lineRule="auto"/>
        <w:ind w:right="0"/>
        <w:jc w:val="left"/>
        <w:rPr>
          <w:rFonts w:ascii="Tahoma" w:hAnsi="Tahoma" w:eastAsia="Tahoma" w:cs="Tahoma"/>
          <w:b w:val="0"/>
          <w:bCs w:val="0"/>
          <w:i w:val="0"/>
          <w:iCs w:val="0"/>
          <w:caps w:val="0"/>
          <w:smallCaps w:val="0"/>
          <w:noProof w:val="0"/>
          <w:color w:val="000000" w:themeColor="text1" w:themeTint="FF" w:themeShade="FF"/>
          <w:sz w:val="24"/>
          <w:szCs w:val="24"/>
          <w:lang w:val="en-US"/>
        </w:rPr>
      </w:pPr>
      <w:r w:rsidRPr="68620FBA" w:rsidR="6F6EEB5F">
        <w:rPr>
          <w:noProof w:val="0"/>
          <w:sz w:val="24"/>
          <w:szCs w:val="24"/>
          <w:lang w:val="en-US"/>
        </w:rPr>
        <w:t>Include</w:t>
      </w:r>
      <w:r w:rsidRPr="68620FBA" w:rsidR="62131D31">
        <w:rPr>
          <w:noProof w:val="0"/>
          <w:sz w:val="24"/>
          <w:szCs w:val="24"/>
          <w:lang w:val="en-US"/>
        </w:rPr>
        <w:t xml:space="preserve"> </w:t>
      </w:r>
      <w:r w:rsidRPr="68620FBA" w:rsidR="62131D31">
        <w:rPr>
          <w:rFonts w:ascii="Tahoma" w:hAnsi="Tahoma" w:eastAsia="Tahoma" w:cs="Tahoma"/>
          <w:b w:val="0"/>
          <w:bCs w:val="0"/>
          <w:i w:val="0"/>
          <w:iCs w:val="0"/>
          <w:caps w:val="0"/>
          <w:smallCaps w:val="0"/>
          <w:noProof w:val="0"/>
          <w:color w:val="000000" w:themeColor="text1" w:themeTint="FF" w:themeShade="FF"/>
          <w:sz w:val="24"/>
          <w:szCs w:val="24"/>
          <w:lang w:val="en-US"/>
        </w:rPr>
        <w:t>Sen̓áḵw</w:t>
      </w:r>
      <w:r w:rsidRPr="68620FBA" w:rsidR="62131D31">
        <w:rPr>
          <w:rFonts w:ascii="Tahoma" w:hAnsi="Tahoma" w:eastAsia="Tahoma" w:cs="Tahoma"/>
          <w:b w:val="0"/>
          <w:bCs w:val="0"/>
          <w:i w:val="0"/>
          <w:iCs w:val="0"/>
          <w:caps w:val="0"/>
          <w:smallCaps w:val="0"/>
          <w:noProof w:val="0"/>
          <w:color w:val="000000" w:themeColor="text1" w:themeTint="FF" w:themeShade="FF"/>
          <w:sz w:val="24"/>
          <w:szCs w:val="24"/>
          <w:lang w:val="en-US"/>
        </w:rPr>
        <w:t xml:space="preserve"> mean</w:t>
      </w:r>
      <w:r w:rsidRPr="68620FBA" w:rsidR="4495010A">
        <w:rPr>
          <w:rFonts w:ascii="Tahoma" w:hAnsi="Tahoma" w:eastAsia="Tahoma" w:cs="Tahoma"/>
          <w:b w:val="0"/>
          <w:bCs w:val="0"/>
          <w:i w:val="0"/>
          <w:iCs w:val="0"/>
          <w:caps w:val="0"/>
          <w:smallCaps w:val="0"/>
          <w:noProof w:val="0"/>
          <w:color w:val="000000" w:themeColor="text1" w:themeTint="FF" w:themeShade="FF"/>
          <w:sz w:val="24"/>
          <w:szCs w:val="24"/>
          <w:lang w:val="en-US"/>
        </w:rPr>
        <w:t>ing</w:t>
      </w:r>
      <w:r w:rsidRPr="68620FBA" w:rsidR="62131D31">
        <w:rPr>
          <w:rFonts w:ascii="Tahoma" w:hAnsi="Tahoma" w:eastAsia="Tahoma" w:cs="Tahoma"/>
          <w:b w:val="0"/>
          <w:bCs w:val="0"/>
          <w:i w:val="0"/>
          <w:iCs w:val="0"/>
          <w:caps w:val="0"/>
          <w:smallCaps w:val="0"/>
          <w:noProof w:val="0"/>
          <w:color w:val="000000" w:themeColor="text1" w:themeTint="FF" w:themeShade="FF"/>
          <w:sz w:val="24"/>
          <w:szCs w:val="24"/>
          <w:lang w:val="en-US"/>
        </w:rPr>
        <w:t xml:space="preserve"> “</w:t>
      </w:r>
      <w:commentRangeStart w:id="681251408"/>
      <w:r w:rsidRPr="68620FBA" w:rsidR="62131D31">
        <w:rPr>
          <w:rFonts w:ascii="Tahoma" w:hAnsi="Tahoma" w:eastAsia="Tahoma" w:cs="Tahoma"/>
          <w:b w:val="0"/>
          <w:bCs w:val="0"/>
          <w:i w:val="0"/>
          <w:iCs w:val="0"/>
          <w:caps w:val="0"/>
          <w:smallCaps w:val="0"/>
          <w:noProof w:val="0"/>
          <w:color w:val="000000" w:themeColor="text1" w:themeTint="FF" w:themeShade="FF"/>
          <w:sz w:val="24"/>
          <w:szCs w:val="24"/>
          <w:lang w:val="en-US"/>
        </w:rPr>
        <w:t>The</w:t>
      </w:r>
      <w:commentRangeEnd w:id="681251408"/>
      <w:r>
        <w:rPr>
          <w:rStyle w:val="CommentReference"/>
        </w:rPr>
        <w:commentReference w:id="681251408"/>
      </w:r>
      <w:r w:rsidRPr="68620FBA" w:rsidR="62131D31">
        <w:rPr>
          <w:rFonts w:ascii="Tahoma" w:hAnsi="Tahoma" w:eastAsia="Tahoma" w:cs="Tahoma"/>
          <w:b w:val="0"/>
          <w:bCs w:val="0"/>
          <w:i w:val="0"/>
          <w:iCs w:val="0"/>
          <w:caps w:val="0"/>
          <w:smallCaps w:val="0"/>
          <w:noProof w:val="0"/>
          <w:color w:val="000000" w:themeColor="text1" w:themeTint="FF" w:themeShade="FF"/>
          <w:sz w:val="24"/>
          <w:szCs w:val="24"/>
          <w:lang w:val="en-US"/>
        </w:rPr>
        <w:t xml:space="preserve"> place inside the head of False Creek”</w:t>
      </w:r>
      <w:r w:rsidRPr="68620FBA" w:rsidR="2C1903F5">
        <w:rPr>
          <w:rFonts w:ascii="Tahoma" w:hAnsi="Tahoma" w:eastAsia="Tahoma" w:cs="Tahoma"/>
          <w:b w:val="0"/>
          <w:bCs w:val="0"/>
          <w:i w:val="0"/>
          <w:iCs w:val="0"/>
          <w:caps w:val="0"/>
          <w:smallCaps w:val="0"/>
          <w:noProof w:val="0"/>
          <w:color w:val="000000" w:themeColor="text1" w:themeTint="FF" w:themeShade="FF"/>
          <w:sz w:val="24"/>
          <w:szCs w:val="24"/>
          <w:lang w:val="en-US"/>
        </w:rPr>
        <w:t xml:space="preserve"> into the overview</w:t>
      </w:r>
    </w:p>
    <w:p w:rsidR="7E9A1ED9" w:rsidP="68620FBA" w:rsidRDefault="7E9A1ED9" w14:paraId="799C26B3" w14:textId="45A59F2A">
      <w:pPr>
        <w:pStyle w:val="ListParagraph"/>
        <w:numPr>
          <w:ilvl w:val="0"/>
          <w:numId w:val="4"/>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7E9A1ED9">
        <w:rPr>
          <w:noProof w:val="0"/>
          <w:sz w:val="24"/>
          <w:szCs w:val="24"/>
          <w:lang w:val="en-US"/>
        </w:rPr>
        <w:t xml:space="preserve">Specify who </w:t>
      </w:r>
      <w:r w:rsidRPr="68620FBA" w:rsidR="7E9A1ED9">
        <w:rPr>
          <w:rFonts w:ascii="Open Sans" w:hAnsi="Open Sans" w:eastAsia="Open Sans" w:cs="Open Sans"/>
          <w:b w:val="0"/>
          <w:bCs w:val="0"/>
          <w:i w:val="0"/>
          <w:iCs w:val="0"/>
          <w:caps w:val="0"/>
          <w:smallCaps w:val="0"/>
          <w:noProof w:val="0"/>
          <w:color w:val="0F172A"/>
          <w:sz w:val="22"/>
          <w:szCs w:val="22"/>
          <w:lang w:val="en-US"/>
        </w:rPr>
        <w:t>Hiy̓ám</w:t>
      </w:r>
      <w:r w:rsidRPr="68620FBA" w:rsidR="7E9A1ED9">
        <w:rPr>
          <w:rFonts w:ascii="Open Sans" w:hAnsi="Open Sans" w:eastAsia="Open Sans" w:cs="Open Sans"/>
          <w:b w:val="0"/>
          <w:bCs w:val="0"/>
          <w:i w:val="0"/>
          <w:iCs w:val="0"/>
          <w:caps w:val="0"/>
          <w:smallCaps w:val="0"/>
          <w:noProof w:val="0"/>
          <w:color w:val="0F172A"/>
          <w:sz w:val="22"/>
          <w:szCs w:val="22"/>
          <w:lang w:val="en-US"/>
        </w:rPr>
        <w:t xml:space="preserve">̓ Housing is in the second paragraph. Ex: “Housing society, </w:t>
      </w:r>
      <w:r w:rsidRPr="68620FBA" w:rsidR="7E9A1ED9">
        <w:rPr>
          <w:rFonts w:ascii="Open Sans" w:hAnsi="Open Sans" w:eastAsia="Open Sans" w:cs="Open Sans"/>
          <w:b w:val="0"/>
          <w:bCs w:val="0"/>
          <w:i w:val="0"/>
          <w:iCs w:val="0"/>
          <w:caps w:val="0"/>
          <w:smallCaps w:val="0"/>
          <w:noProof w:val="0"/>
          <w:color w:val="0F172A"/>
          <w:sz w:val="22"/>
          <w:szCs w:val="22"/>
          <w:lang w:val="en-US"/>
        </w:rPr>
        <w:t>Hiy̓ám</w:t>
      </w:r>
      <w:r w:rsidRPr="68620FBA" w:rsidR="7E9A1ED9">
        <w:rPr>
          <w:rFonts w:ascii="Open Sans" w:hAnsi="Open Sans" w:eastAsia="Open Sans" w:cs="Open Sans"/>
          <w:b w:val="0"/>
          <w:bCs w:val="0"/>
          <w:i w:val="0"/>
          <w:iCs w:val="0"/>
          <w:caps w:val="0"/>
          <w:smallCaps w:val="0"/>
          <w:noProof w:val="0"/>
          <w:color w:val="0F172A"/>
          <w:sz w:val="22"/>
          <w:szCs w:val="22"/>
          <w:lang w:val="en-US"/>
        </w:rPr>
        <w:t xml:space="preserve">̓ </w:t>
      </w:r>
      <w:r w:rsidRPr="68620FBA" w:rsidR="7E9A1ED9">
        <w:rPr>
          <w:rFonts w:ascii="Open Sans" w:hAnsi="Open Sans" w:eastAsia="Open Sans" w:cs="Open Sans"/>
          <w:b w:val="0"/>
          <w:bCs w:val="0"/>
          <w:i w:val="0"/>
          <w:iCs w:val="0"/>
          <w:caps w:val="0"/>
          <w:smallCaps w:val="0"/>
          <w:noProof w:val="0"/>
          <w:color w:val="0F172A"/>
          <w:sz w:val="22"/>
          <w:szCs w:val="22"/>
          <w:lang w:val="en-US"/>
        </w:rPr>
        <w:t>Housing,...</w:t>
      </w:r>
      <w:r w:rsidRPr="68620FBA" w:rsidR="7E9A1ED9">
        <w:rPr>
          <w:rFonts w:ascii="Open Sans" w:hAnsi="Open Sans" w:eastAsia="Open Sans" w:cs="Open Sans"/>
          <w:b w:val="0"/>
          <w:bCs w:val="0"/>
          <w:i w:val="0"/>
          <w:iCs w:val="0"/>
          <w:caps w:val="0"/>
          <w:smallCaps w:val="0"/>
          <w:noProof w:val="0"/>
          <w:color w:val="0F172A"/>
          <w:sz w:val="22"/>
          <w:szCs w:val="22"/>
          <w:lang w:val="en-US"/>
        </w:rPr>
        <w:t>”</w:t>
      </w:r>
      <w:r w:rsidRPr="68620FBA" w:rsidR="34DF6FA3">
        <w:rPr>
          <w:rFonts w:ascii="Open Sans" w:hAnsi="Open Sans" w:eastAsia="Open Sans" w:cs="Open Sans"/>
          <w:b w:val="0"/>
          <w:bCs w:val="0"/>
          <w:i w:val="0"/>
          <w:iCs w:val="0"/>
          <w:caps w:val="0"/>
          <w:smallCaps w:val="0"/>
          <w:noProof w:val="0"/>
          <w:color w:val="0F172A"/>
          <w:sz w:val="22"/>
          <w:szCs w:val="22"/>
          <w:lang w:val="en-US"/>
        </w:rPr>
        <w:t xml:space="preserve"> -</w:t>
      </w:r>
      <w:commentRangeStart w:id="578227405"/>
      <w:r w:rsidRPr="68620FBA" w:rsidR="34DF6FA3">
        <w:rPr>
          <w:rFonts w:ascii="Open Sans" w:hAnsi="Open Sans" w:eastAsia="Open Sans" w:cs="Open Sans"/>
          <w:b w:val="0"/>
          <w:bCs w:val="0"/>
          <w:i w:val="0"/>
          <w:iCs w:val="0"/>
          <w:caps w:val="0"/>
          <w:smallCaps w:val="0"/>
          <w:noProof w:val="0"/>
          <w:color w:val="0F172A"/>
          <w:sz w:val="22"/>
          <w:szCs w:val="22"/>
          <w:lang w:val="en-US"/>
        </w:rPr>
        <w:t xml:space="preserve"> link to their page </w:t>
      </w:r>
      <w:hyperlink r:id="Rc470f19774d54083">
        <w:r w:rsidRPr="68620FBA" w:rsidR="34DF6FA3">
          <w:rPr>
            <w:rStyle w:val="Hyperlink"/>
            <w:rFonts w:ascii="Open Sans" w:hAnsi="Open Sans" w:eastAsia="Open Sans" w:cs="Open Sans"/>
            <w:b w:val="0"/>
            <w:bCs w:val="0"/>
            <w:i w:val="0"/>
            <w:iCs w:val="0"/>
            <w:caps w:val="0"/>
            <w:smallCaps w:val="0"/>
            <w:noProof w:val="0"/>
            <w:sz w:val="22"/>
            <w:szCs w:val="22"/>
            <w:lang w:val="en-US"/>
          </w:rPr>
          <w:t>https://hiyamhousing.com/senakw/</w:t>
        </w:r>
      </w:hyperlink>
      <w:r w:rsidRPr="68620FBA" w:rsidR="34DF6FA3">
        <w:rPr>
          <w:rFonts w:ascii="Open Sans" w:hAnsi="Open Sans" w:eastAsia="Open Sans" w:cs="Open Sans"/>
          <w:b w:val="0"/>
          <w:bCs w:val="0"/>
          <w:i w:val="0"/>
          <w:iCs w:val="0"/>
          <w:caps w:val="0"/>
          <w:smallCaps w:val="0"/>
          <w:noProof w:val="0"/>
          <w:color w:val="0F172A"/>
          <w:sz w:val="22"/>
          <w:szCs w:val="22"/>
          <w:lang w:val="en-US"/>
        </w:rPr>
        <w:t xml:space="preserve"> </w:t>
      </w:r>
      <w:commentRangeEnd w:id="578227405"/>
      <w:r>
        <w:rPr>
          <w:rStyle w:val="CommentReference"/>
        </w:rPr>
        <w:commentReference w:id="578227405"/>
      </w:r>
    </w:p>
    <w:p w:rsidR="4A0B9E60" w:rsidP="68620FBA" w:rsidRDefault="4A0B9E60" w14:paraId="1BD597FB" w14:textId="22ED0B68">
      <w:pPr>
        <w:pStyle w:val="ListParagraph"/>
        <w:numPr>
          <w:ilvl w:val="0"/>
          <w:numId w:val="4"/>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4A0B9E60">
        <w:rPr>
          <w:rFonts w:ascii="Open Sans" w:hAnsi="Open Sans" w:eastAsia="Open Sans" w:cs="Open Sans"/>
          <w:b w:val="0"/>
          <w:bCs w:val="0"/>
          <w:i w:val="0"/>
          <w:iCs w:val="0"/>
          <w:caps w:val="0"/>
          <w:smallCaps w:val="0"/>
          <w:noProof w:val="0"/>
          <w:color w:val="0F172A"/>
          <w:sz w:val="22"/>
          <w:szCs w:val="22"/>
          <w:lang w:val="en-US"/>
        </w:rPr>
        <w:t xml:space="preserve">Change the last paragraph to: </w:t>
      </w:r>
      <w:r w:rsidRPr="68620FBA" w:rsidR="4A0B9E60">
        <w:rPr>
          <w:rFonts w:ascii="Open Sans" w:hAnsi="Open Sans" w:eastAsia="Open Sans" w:cs="Open Sans"/>
          <w:b w:val="0"/>
          <w:bCs w:val="0"/>
          <w:i w:val="0"/>
          <w:iCs w:val="0"/>
          <w:caps w:val="0"/>
          <w:smallCaps w:val="0"/>
          <w:noProof w:val="0"/>
          <w:color w:val="0F172A"/>
          <w:sz w:val="22"/>
          <w:szCs w:val="22"/>
          <w:lang w:val="en-US"/>
        </w:rPr>
        <w:t>Sen̓áḵw</w:t>
      </w:r>
      <w:r w:rsidRPr="68620FBA" w:rsidR="4A0B9E60">
        <w:rPr>
          <w:rFonts w:ascii="Open Sans" w:hAnsi="Open Sans" w:eastAsia="Open Sans" w:cs="Open Sans"/>
          <w:b w:val="0"/>
          <w:bCs w:val="0"/>
          <w:i w:val="0"/>
          <w:iCs w:val="0"/>
          <w:caps w:val="0"/>
          <w:smallCaps w:val="0"/>
          <w:noProof w:val="0"/>
          <w:color w:val="0F172A"/>
          <w:sz w:val="22"/>
          <w:szCs w:val="22"/>
          <w:lang w:val="en-US"/>
        </w:rPr>
        <w:t xml:space="preserve"> received $1.4 billion in financial support from the CMHC for early phases of the project. </w:t>
      </w:r>
    </w:p>
    <w:p w:rsidR="4F199C24" w:rsidP="68620FBA" w:rsidRDefault="4F199C24" w14:paraId="6088C1B7" w14:textId="6178BEE2">
      <w:pPr>
        <w:pStyle w:val="ListParagraph"/>
        <w:numPr>
          <w:ilvl w:val="1"/>
          <w:numId w:val="4"/>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4F199C24">
        <w:rPr>
          <w:rFonts w:ascii="Open Sans" w:hAnsi="Open Sans" w:eastAsia="Open Sans" w:cs="Open Sans"/>
          <w:b w:val="0"/>
          <w:bCs w:val="0"/>
          <w:i w:val="0"/>
          <w:iCs w:val="0"/>
          <w:caps w:val="0"/>
          <w:smallCaps w:val="0"/>
          <w:noProof w:val="0"/>
          <w:color w:val="0F172A"/>
          <w:sz w:val="22"/>
          <w:szCs w:val="22"/>
          <w:lang w:val="en-US"/>
        </w:rPr>
        <w:t>No</w:t>
      </w:r>
      <w:r w:rsidRPr="68620FBA" w:rsidR="4F199C24">
        <w:rPr>
          <w:rFonts w:ascii="Open Sans" w:hAnsi="Open Sans" w:eastAsia="Open Sans" w:cs="Open Sans"/>
          <w:b w:val="0"/>
          <w:bCs w:val="0"/>
          <w:i w:val="0"/>
          <w:iCs w:val="0"/>
          <w:caps w:val="0"/>
          <w:smallCaps w:val="0"/>
          <w:noProof w:val="0"/>
          <w:color w:val="0F172A"/>
          <w:sz w:val="22"/>
          <w:szCs w:val="22"/>
          <w:lang w:val="en-US"/>
        </w:rPr>
        <w:t xml:space="preserve"> need to mention </w:t>
      </w:r>
      <w:r w:rsidRPr="68620FBA" w:rsidR="4F199C24">
        <w:rPr>
          <w:rFonts w:ascii="Open Sans" w:hAnsi="Open Sans" w:eastAsia="Open Sans" w:cs="Open Sans"/>
          <w:b w:val="0"/>
          <w:bCs w:val="0"/>
          <w:i w:val="0"/>
          <w:iCs w:val="0"/>
          <w:caps w:val="0"/>
          <w:smallCaps w:val="0"/>
          <w:noProof w:val="0"/>
          <w:color w:val="0F172A"/>
          <w:sz w:val="22"/>
          <w:szCs w:val="22"/>
          <w:lang w:val="en-US"/>
        </w:rPr>
        <w:t xml:space="preserve">the date here. </w:t>
      </w:r>
    </w:p>
    <w:p w:rsidR="1CCB95B5" w:rsidP="68620FBA" w:rsidRDefault="1CCB95B5" w14:paraId="52FF36AB" w14:textId="463A3C88">
      <w:pPr>
        <w:pStyle w:val="ListParagraph"/>
        <w:numPr>
          <w:ilvl w:val="1"/>
          <w:numId w:val="4"/>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1CCB95B5">
        <w:rPr>
          <w:rFonts w:ascii="Open Sans" w:hAnsi="Open Sans" w:eastAsia="Open Sans" w:cs="Open Sans"/>
          <w:b w:val="0"/>
          <w:bCs w:val="0"/>
          <w:i w:val="0"/>
          <w:iCs w:val="0"/>
          <w:caps w:val="0"/>
          <w:smallCaps w:val="0"/>
          <w:noProof w:val="0"/>
          <w:color w:val="0F172A"/>
          <w:sz w:val="22"/>
          <w:szCs w:val="22"/>
          <w:lang w:val="en-US"/>
        </w:rPr>
        <w:t xml:space="preserve">Add link, if CMHC has a landing page dedicated to the project. </w:t>
      </w:r>
    </w:p>
    <w:p w:rsidR="1376EA99" w:rsidP="68620FBA" w:rsidRDefault="1376EA99" w14:paraId="262296E0" w14:textId="2F45B21E">
      <w:pPr>
        <w:pStyle w:val="Normal"/>
        <w:suppressLineNumbers w:val="0"/>
        <w:bidi w:val="0"/>
        <w:spacing w:before="0" w:beforeAutospacing="off" w:after="160" w:afterAutospacing="off" w:line="279" w:lineRule="auto"/>
        <w:ind w:left="0" w:right="0"/>
        <w:jc w:val="left"/>
      </w:pPr>
      <w:r w:rsidRPr="68620FBA" w:rsidR="1376EA99">
        <w:rPr>
          <w:rFonts w:ascii="Open Sans" w:hAnsi="Open Sans" w:eastAsia="Open Sans" w:cs="Open Sans"/>
          <w:b w:val="0"/>
          <w:bCs w:val="0"/>
          <w:i w:val="0"/>
          <w:iCs w:val="0"/>
          <w:caps w:val="0"/>
          <w:smallCaps w:val="0"/>
          <w:noProof w:val="0"/>
          <w:color w:val="0F172A"/>
          <w:sz w:val="22"/>
          <w:szCs w:val="22"/>
          <w:lang w:val="en-US"/>
        </w:rPr>
        <w:t>Key Points:</w:t>
      </w:r>
    </w:p>
    <w:p w:rsidR="1376EA99" w:rsidP="68620FBA" w:rsidRDefault="1376EA99" w14:paraId="78BCBFA2" w14:textId="2069CCCB">
      <w:pPr>
        <w:pStyle w:val="ListParagraph"/>
        <w:numPr>
          <w:ilvl w:val="0"/>
          <w:numId w:val="5"/>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1376EA99">
        <w:rPr>
          <w:rFonts w:ascii="Open Sans" w:hAnsi="Open Sans" w:eastAsia="Open Sans" w:cs="Open Sans"/>
          <w:b w:val="0"/>
          <w:bCs w:val="0"/>
          <w:i w:val="0"/>
          <w:iCs w:val="0"/>
          <w:caps w:val="0"/>
          <w:smallCaps w:val="0"/>
          <w:noProof w:val="0"/>
          <w:color w:val="0F172A"/>
          <w:sz w:val="22"/>
          <w:szCs w:val="22"/>
          <w:lang w:val="en-US"/>
        </w:rPr>
        <w:t xml:space="preserve">Specify in point three that 250 homes </w:t>
      </w:r>
      <w:r w:rsidRPr="68620FBA" w:rsidR="1376EA99">
        <w:rPr>
          <w:rFonts w:ascii="Open Sans" w:hAnsi="Open Sans" w:eastAsia="Open Sans" w:cs="Open Sans"/>
          <w:b w:val="0"/>
          <w:bCs w:val="0"/>
          <w:i w:val="0"/>
          <w:iCs w:val="0"/>
          <w:caps w:val="0"/>
          <w:smallCaps w:val="0"/>
          <w:noProof w:val="0"/>
          <w:color w:val="0F172A"/>
          <w:sz w:val="22"/>
          <w:szCs w:val="22"/>
          <w:lang w:val="en-US"/>
        </w:rPr>
        <w:t>allocated</w:t>
      </w:r>
      <w:r w:rsidRPr="68620FBA" w:rsidR="1376EA99">
        <w:rPr>
          <w:rFonts w:ascii="Open Sans" w:hAnsi="Open Sans" w:eastAsia="Open Sans" w:cs="Open Sans"/>
          <w:b w:val="1"/>
          <w:bCs w:val="1"/>
          <w:i w:val="0"/>
          <w:iCs w:val="0"/>
          <w:caps w:val="0"/>
          <w:smallCaps w:val="0"/>
          <w:noProof w:val="0"/>
          <w:color w:val="0F172A"/>
          <w:sz w:val="22"/>
          <w:szCs w:val="22"/>
          <w:lang w:val="en-US"/>
        </w:rPr>
        <w:t xml:space="preserve"> to Indigenous residents </w:t>
      </w:r>
      <w:r w:rsidRPr="68620FBA" w:rsidR="1376EA99">
        <w:rPr>
          <w:rFonts w:ascii="Open Sans" w:hAnsi="Open Sans" w:eastAsia="Open Sans" w:cs="Open Sans"/>
          <w:b w:val="0"/>
          <w:bCs w:val="0"/>
          <w:i w:val="0"/>
          <w:iCs w:val="0"/>
          <w:caps w:val="0"/>
          <w:smallCaps w:val="0"/>
          <w:noProof w:val="0"/>
          <w:color w:val="0F172A"/>
          <w:sz w:val="22"/>
          <w:szCs w:val="22"/>
          <w:lang w:val="en-US"/>
        </w:rPr>
        <w:t>through HH.</w:t>
      </w:r>
    </w:p>
    <w:p w:rsidR="19BA2E0F" w:rsidP="68620FBA" w:rsidRDefault="19BA2E0F" w14:paraId="27EF7F9C" w14:textId="59CD5E11">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i w:val="0"/>
          <w:iCs w:val="0"/>
          <w:caps w:val="0"/>
          <w:smallCaps w:val="0"/>
          <w:noProof w:val="0"/>
          <w:color w:val="0F172A"/>
          <w:sz w:val="22"/>
          <w:szCs w:val="22"/>
          <w:lang w:val="en-US"/>
        </w:rPr>
      </w:pPr>
      <w:r w:rsidRPr="68620FBA" w:rsidR="19BA2E0F">
        <w:rPr>
          <w:rFonts w:ascii="Open Sans" w:hAnsi="Open Sans" w:eastAsia="Open Sans" w:cs="Open Sans"/>
          <w:b w:val="0"/>
          <w:bCs w:val="0"/>
          <w:i w:val="0"/>
          <w:iCs w:val="0"/>
          <w:caps w:val="0"/>
          <w:smallCaps w:val="0"/>
          <w:noProof w:val="0"/>
          <w:color w:val="0F172A"/>
          <w:sz w:val="22"/>
          <w:szCs w:val="22"/>
          <w:lang w:val="en-US"/>
        </w:rPr>
        <w:t>Land Rights:</w:t>
      </w:r>
    </w:p>
    <w:p w:rsidR="19BA2E0F" w:rsidP="68620FBA" w:rsidRDefault="19BA2E0F" w14:paraId="589DB5BD" w14:textId="24EF009D">
      <w:pPr>
        <w:pStyle w:val="ListParagraph"/>
        <w:numPr>
          <w:ilvl w:val="0"/>
          <w:numId w:val="10"/>
        </w:numPr>
        <w:bidi w:val="0"/>
        <w:rPr>
          <w:noProof w:val="0"/>
          <w:lang w:val="en-US"/>
        </w:rPr>
      </w:pPr>
      <w:r w:rsidRPr="68620FBA" w:rsidR="19BA2E0F">
        <w:rPr>
          <w:noProof w:val="0"/>
          <w:lang w:val="en-US"/>
        </w:rPr>
        <w:t xml:space="preserve">Update he Indigenous Land Development in BC to incorporate </w:t>
      </w:r>
      <w:r w:rsidRPr="68620FBA" w:rsidR="7456820F">
        <w:rPr>
          <w:noProof w:val="0"/>
          <w:lang w:val="en-US"/>
        </w:rPr>
        <w:t>key findings from our project on Comparing First Nations Led Land and Housing Regulation Models across Metro Vancouver</w:t>
      </w:r>
      <w:r w:rsidRPr="68620FBA" w:rsidR="4A4A1852">
        <w:rPr>
          <w:noProof w:val="0"/>
          <w:lang w:val="en-US"/>
        </w:rPr>
        <w:t xml:space="preserve"> (link below). Watch the </w:t>
      </w:r>
      <w:r w:rsidRPr="68620FBA" w:rsidR="4A4A1852">
        <w:rPr>
          <w:noProof w:val="0"/>
          <w:lang w:val="en-US"/>
        </w:rPr>
        <w:t>webinar</w:t>
      </w:r>
      <w:r w:rsidRPr="68620FBA" w:rsidR="4A4A1852">
        <w:rPr>
          <w:noProof w:val="0"/>
          <w:lang w:val="en-US"/>
        </w:rPr>
        <w:t xml:space="preserve"> or listen to the podcast for context.</w:t>
      </w:r>
    </w:p>
    <w:p w:rsidR="19BA2E0F" w:rsidP="68620FBA" w:rsidRDefault="19BA2E0F" w14:paraId="7A158B48" w14:textId="62968C12">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i w:val="0"/>
          <w:iCs w:val="0"/>
          <w:caps w:val="0"/>
          <w:smallCaps w:val="0"/>
          <w:noProof w:val="0"/>
          <w:color w:val="0F172A"/>
          <w:sz w:val="22"/>
          <w:szCs w:val="22"/>
          <w:lang w:val="en-US"/>
        </w:rPr>
      </w:pPr>
      <w:r w:rsidRPr="68620FBA" w:rsidR="19BA2E0F">
        <w:rPr>
          <w:rFonts w:ascii="Open Sans" w:hAnsi="Open Sans" w:eastAsia="Open Sans" w:cs="Open Sans"/>
          <w:b w:val="0"/>
          <w:bCs w:val="0"/>
          <w:i w:val="0"/>
          <w:iCs w:val="0"/>
          <w:caps w:val="0"/>
          <w:smallCaps w:val="0"/>
          <w:noProof w:val="0"/>
          <w:color w:val="0F172A"/>
          <w:sz w:val="22"/>
          <w:szCs w:val="22"/>
          <w:lang w:val="en-US"/>
        </w:rPr>
        <w:t>Gallery:</w:t>
      </w:r>
    </w:p>
    <w:p w:rsidR="19BA2E0F" w:rsidP="68620FBA" w:rsidRDefault="19BA2E0F" w14:paraId="38785181" w14:textId="126495B8">
      <w:pPr>
        <w:pStyle w:val="ListParagraph"/>
        <w:numPr>
          <w:ilvl w:val="0"/>
          <w:numId w:val="7"/>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19BA2E0F">
        <w:rPr>
          <w:rFonts w:ascii="Open Sans" w:hAnsi="Open Sans" w:eastAsia="Open Sans" w:cs="Open Sans"/>
          <w:b w:val="0"/>
          <w:bCs w:val="0"/>
          <w:i w:val="0"/>
          <w:iCs w:val="0"/>
          <w:caps w:val="0"/>
          <w:smallCaps w:val="0"/>
          <w:noProof w:val="0"/>
          <w:color w:val="0F172A"/>
          <w:sz w:val="22"/>
          <w:szCs w:val="22"/>
          <w:lang w:val="en-US"/>
        </w:rPr>
        <w:t xml:space="preserve">Update with photos of the towers or </w:t>
      </w:r>
      <w:r w:rsidRPr="68620FBA" w:rsidR="19BA2E0F">
        <w:rPr>
          <w:rFonts w:ascii="Open Sans" w:hAnsi="Open Sans" w:eastAsia="Open Sans" w:cs="Open Sans"/>
          <w:b w:val="0"/>
          <w:bCs w:val="0"/>
          <w:i w:val="0"/>
          <w:iCs w:val="0"/>
          <w:caps w:val="0"/>
          <w:smallCaps w:val="0"/>
          <w:noProof w:val="0"/>
          <w:color w:val="0F172A"/>
          <w:sz w:val="22"/>
          <w:szCs w:val="22"/>
          <w:lang w:val="en-US"/>
        </w:rPr>
        <w:t>plan</w:t>
      </w:r>
      <w:r w:rsidRPr="68620FBA" w:rsidR="19BA2E0F">
        <w:rPr>
          <w:rFonts w:ascii="Open Sans" w:hAnsi="Open Sans" w:eastAsia="Open Sans" w:cs="Open Sans"/>
          <w:b w:val="0"/>
          <w:bCs w:val="0"/>
          <w:i w:val="0"/>
          <w:iCs w:val="0"/>
          <w:caps w:val="0"/>
          <w:smallCaps w:val="0"/>
          <w:noProof w:val="0"/>
          <w:color w:val="0F172A"/>
          <w:sz w:val="22"/>
          <w:szCs w:val="22"/>
          <w:lang w:val="en-US"/>
        </w:rPr>
        <w:t xml:space="preserve">, not </w:t>
      </w:r>
      <w:r w:rsidRPr="68620FBA" w:rsidR="19BA2E0F">
        <w:rPr>
          <w:rFonts w:ascii="Open Sans" w:hAnsi="Open Sans" w:eastAsia="Open Sans" w:cs="Open Sans"/>
          <w:b w:val="0"/>
          <w:bCs w:val="0"/>
          <w:i w:val="0"/>
          <w:iCs w:val="0"/>
          <w:caps w:val="0"/>
          <w:smallCaps w:val="0"/>
          <w:noProof w:val="0"/>
          <w:color w:val="0F172A"/>
          <w:sz w:val="22"/>
          <w:szCs w:val="22"/>
          <w:lang w:val="en-US"/>
        </w:rPr>
        <w:t>existing</w:t>
      </w:r>
      <w:r w:rsidRPr="68620FBA" w:rsidR="19BA2E0F">
        <w:rPr>
          <w:rFonts w:ascii="Open Sans" w:hAnsi="Open Sans" w:eastAsia="Open Sans" w:cs="Open Sans"/>
          <w:b w:val="0"/>
          <w:bCs w:val="0"/>
          <w:i w:val="0"/>
          <w:iCs w:val="0"/>
          <w:caps w:val="0"/>
          <w:smallCaps w:val="0"/>
          <w:noProof w:val="0"/>
          <w:color w:val="0F172A"/>
          <w:sz w:val="22"/>
          <w:szCs w:val="22"/>
          <w:lang w:val="en-US"/>
        </w:rPr>
        <w:t xml:space="preserve"> area.</w:t>
      </w:r>
    </w:p>
    <w:p w:rsidR="1376EA99" w:rsidP="68620FBA" w:rsidRDefault="1376EA99" w14:paraId="5EA5B3CC" w14:textId="690D8096">
      <w:pPr>
        <w:pStyle w:val="Normal"/>
        <w:suppressLineNumbers w:val="0"/>
        <w:bidi w:val="0"/>
        <w:spacing w:before="0" w:beforeAutospacing="off" w:after="160" w:afterAutospacing="off" w:line="279" w:lineRule="auto"/>
        <w:ind w:left="0" w:right="0"/>
        <w:jc w:val="left"/>
        <w:rPr>
          <w:rFonts w:ascii="Open Sans" w:hAnsi="Open Sans" w:eastAsia="Open Sans" w:cs="Open Sans"/>
          <w:b w:val="0"/>
          <w:bCs w:val="0"/>
          <w:i w:val="0"/>
          <w:iCs w:val="0"/>
          <w:caps w:val="0"/>
          <w:smallCaps w:val="0"/>
          <w:noProof w:val="0"/>
          <w:color w:val="0F172A"/>
          <w:sz w:val="22"/>
          <w:szCs w:val="22"/>
          <w:lang w:val="en-US"/>
        </w:rPr>
      </w:pPr>
      <w:r w:rsidRPr="68620FBA" w:rsidR="1376EA99">
        <w:rPr>
          <w:rFonts w:ascii="Open Sans" w:hAnsi="Open Sans" w:eastAsia="Open Sans" w:cs="Open Sans"/>
          <w:b w:val="0"/>
          <w:bCs w:val="0"/>
          <w:i w:val="0"/>
          <w:iCs w:val="0"/>
          <w:caps w:val="0"/>
          <w:smallCaps w:val="0"/>
          <w:noProof w:val="0"/>
          <w:color w:val="0F172A"/>
          <w:sz w:val="22"/>
          <w:szCs w:val="22"/>
          <w:lang w:val="en-US"/>
        </w:rPr>
        <w:t>Learn More:</w:t>
      </w:r>
    </w:p>
    <w:p w:rsidR="1376EA99" w:rsidP="68620FBA" w:rsidRDefault="1376EA99" w14:paraId="4C90DA19" w14:textId="58CBB5C0">
      <w:pPr>
        <w:pStyle w:val="ListParagraph"/>
        <w:numPr>
          <w:ilvl w:val="0"/>
          <w:numId w:val="6"/>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r w:rsidRPr="68620FBA" w:rsidR="1376EA99">
        <w:rPr>
          <w:rFonts w:ascii="Open Sans" w:hAnsi="Open Sans" w:eastAsia="Open Sans" w:cs="Open Sans"/>
          <w:b w:val="0"/>
          <w:bCs w:val="0"/>
          <w:i w:val="0"/>
          <w:iCs w:val="0"/>
          <w:caps w:val="0"/>
          <w:smallCaps w:val="0"/>
          <w:noProof w:val="0"/>
          <w:color w:val="0F172A"/>
          <w:sz w:val="22"/>
          <w:szCs w:val="22"/>
          <w:lang w:val="en-US"/>
        </w:rPr>
        <w:t xml:space="preserve">Add our research page on this subject: </w:t>
      </w:r>
    </w:p>
    <w:p w:rsidR="1376EA99" w:rsidP="68620FBA" w:rsidRDefault="1376EA99" w14:paraId="77EE5EB3" w14:textId="6EDE26C9">
      <w:pPr>
        <w:pStyle w:val="ListParagraph"/>
        <w:numPr>
          <w:ilvl w:val="1"/>
          <w:numId w:val="6"/>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hyperlink r:id="Rdda2614a853e438a">
        <w:r w:rsidRPr="68620FBA" w:rsidR="1376EA99">
          <w:rPr>
            <w:rStyle w:val="Hyperlink"/>
            <w:rFonts w:ascii="Open Sans" w:hAnsi="Open Sans" w:eastAsia="Open Sans" w:cs="Open Sans"/>
            <w:b w:val="0"/>
            <w:bCs w:val="0"/>
            <w:i w:val="0"/>
            <w:iCs w:val="0"/>
            <w:caps w:val="0"/>
            <w:smallCaps w:val="0"/>
            <w:noProof w:val="0"/>
            <w:sz w:val="22"/>
            <w:szCs w:val="22"/>
            <w:lang w:val="en-US"/>
          </w:rPr>
          <w:t>https://bsh.ubc.ca/research/urban-indigenous-housing-in-british-columbia/</w:t>
        </w:r>
      </w:hyperlink>
    </w:p>
    <w:p w:rsidR="1376EA99" w:rsidP="68620FBA" w:rsidRDefault="1376EA99" w14:paraId="3CBDDDCC" w14:textId="16B44FBF">
      <w:pPr>
        <w:pStyle w:val="ListParagraph"/>
        <w:numPr>
          <w:ilvl w:val="1"/>
          <w:numId w:val="6"/>
        </w:numPr>
        <w:suppressLineNumbers w:val="0"/>
        <w:bidi w:val="0"/>
        <w:spacing w:before="0" w:beforeAutospacing="off" w:after="160" w:afterAutospacing="off" w:line="279" w:lineRule="auto"/>
        <w:ind w:right="0"/>
        <w:jc w:val="left"/>
        <w:rPr>
          <w:rFonts w:ascii="Open Sans" w:hAnsi="Open Sans" w:eastAsia="Open Sans" w:cs="Open Sans"/>
          <w:b w:val="0"/>
          <w:bCs w:val="0"/>
          <w:i w:val="0"/>
          <w:iCs w:val="0"/>
          <w:caps w:val="0"/>
          <w:smallCaps w:val="0"/>
          <w:noProof w:val="0"/>
          <w:color w:val="0F172A"/>
          <w:sz w:val="22"/>
          <w:szCs w:val="22"/>
          <w:lang w:val="en-US"/>
        </w:rPr>
      </w:pPr>
      <w:hyperlink r:id="R2d6ae9559e6d41e4">
        <w:r w:rsidRPr="68620FBA" w:rsidR="1376EA99">
          <w:rPr>
            <w:rStyle w:val="Hyperlink"/>
            <w:rFonts w:ascii="Open Sans" w:hAnsi="Open Sans" w:eastAsia="Open Sans" w:cs="Open Sans"/>
            <w:b w:val="0"/>
            <w:bCs w:val="0"/>
            <w:i w:val="0"/>
            <w:iCs w:val="0"/>
            <w:caps w:val="0"/>
            <w:smallCaps w:val="0"/>
            <w:noProof w:val="0"/>
            <w:sz w:val="22"/>
            <w:szCs w:val="22"/>
            <w:lang w:val="en-US"/>
          </w:rPr>
          <w:t>https://bsh.ubc.ca/research/comparing-first-nations-led-land-and-housing-regulation/</w:t>
        </w:r>
      </w:hyperlink>
    </w:p>
    <w:p w:rsidR="1D34F9F6" w:rsidP="68620FBA" w:rsidRDefault="1D34F9F6" w14:paraId="45F6C9D1" w14:textId="72316615">
      <w:pPr>
        <w:pStyle w:val="Normal"/>
        <w:suppressLineNumbers w:val="0"/>
        <w:bidi w:val="0"/>
        <w:spacing w:before="0" w:beforeAutospacing="off" w:after="160" w:afterAutospacing="off" w:line="279" w:lineRule="auto"/>
        <w:ind w:left="0" w:right="0"/>
        <w:jc w:val="left"/>
        <w:rPr>
          <w:rFonts w:ascii="Open Sans" w:hAnsi="Open Sans" w:eastAsia="Open Sans" w:cs="Open Sans"/>
          <w:b w:val="1"/>
          <w:bCs w:val="1"/>
          <w:i w:val="0"/>
          <w:iCs w:val="0"/>
          <w:caps w:val="0"/>
          <w:smallCaps w:val="0"/>
          <w:noProof w:val="0"/>
          <w:color w:val="0F172A"/>
          <w:sz w:val="28"/>
          <w:szCs w:val="28"/>
          <w:lang w:val="en-US"/>
        </w:rPr>
      </w:pPr>
      <w:r w:rsidRPr="68620FBA" w:rsidR="1D34F9F6">
        <w:rPr>
          <w:rFonts w:ascii="Open Sans" w:hAnsi="Open Sans" w:eastAsia="Open Sans" w:cs="Open Sans"/>
          <w:b w:val="1"/>
          <w:bCs w:val="1"/>
          <w:i w:val="0"/>
          <w:iCs w:val="0"/>
          <w:caps w:val="0"/>
          <w:smallCaps w:val="0"/>
          <w:noProof w:val="0"/>
          <w:color w:val="0F172A"/>
          <w:sz w:val="28"/>
          <w:szCs w:val="28"/>
          <w:lang w:val="en-US"/>
        </w:rPr>
        <w:t>Granville Island</w:t>
      </w:r>
    </w:p>
    <w:p w:rsidR="1D34F9F6" w:rsidP="68620FBA" w:rsidRDefault="1D34F9F6" w14:paraId="23DD3B08" w14:textId="1F12B0D5">
      <w:pPr>
        <w:pStyle w:val="ListParagraph"/>
        <w:numPr>
          <w:ilvl w:val="0"/>
          <w:numId w:val="11"/>
        </w:numPr>
        <w:suppressLineNumbers w:val="0"/>
        <w:bidi w:val="0"/>
        <w:spacing w:before="0" w:beforeAutospacing="off" w:after="160" w:afterAutospacing="off" w:line="279" w:lineRule="auto"/>
        <w:ind w:right="0"/>
        <w:jc w:val="left"/>
        <w:rPr>
          <w:noProof w:val="0"/>
          <w:lang w:val="en-US"/>
        </w:rPr>
      </w:pPr>
      <w:r w:rsidRPr="68620FBA" w:rsidR="1D34F9F6">
        <w:rPr>
          <w:rFonts w:ascii="Open Sans" w:hAnsi="Open Sans" w:eastAsia="Open Sans" w:cs="Open Sans"/>
          <w:b w:val="0"/>
          <w:bCs w:val="0"/>
          <w:i w:val="0"/>
          <w:iCs w:val="0"/>
          <w:caps w:val="0"/>
          <w:smallCaps w:val="0"/>
          <w:noProof w:val="0"/>
          <w:color w:val="0F172A"/>
          <w:sz w:val="22"/>
          <w:szCs w:val="22"/>
          <w:lang w:val="en-US"/>
        </w:rPr>
        <w:t xml:space="preserve">This is not updated to reflect </w:t>
      </w:r>
      <w:r w:rsidRPr="68620FBA" w:rsidR="1D34F9F6">
        <w:rPr>
          <w:rFonts w:ascii="Open Sans" w:hAnsi="Open Sans" w:eastAsia="Open Sans" w:cs="Open Sans"/>
          <w:b w:val="0"/>
          <w:bCs w:val="0"/>
          <w:i w:val="0"/>
          <w:iCs w:val="0"/>
          <w:caps w:val="0"/>
          <w:smallCaps w:val="0"/>
          <w:noProof w:val="0"/>
          <w:color w:val="0F172A"/>
          <w:sz w:val="22"/>
          <w:szCs w:val="22"/>
          <w:lang w:val="en-US"/>
        </w:rPr>
        <w:t>what’s</w:t>
      </w:r>
      <w:r w:rsidRPr="68620FBA" w:rsidR="1D34F9F6">
        <w:rPr>
          <w:rFonts w:ascii="Open Sans" w:hAnsi="Open Sans" w:eastAsia="Open Sans" w:cs="Open Sans"/>
          <w:b w:val="0"/>
          <w:bCs w:val="0"/>
          <w:i w:val="0"/>
          <w:iCs w:val="0"/>
          <w:caps w:val="0"/>
          <w:smallCaps w:val="0"/>
          <w:noProof w:val="0"/>
          <w:color w:val="0F172A"/>
          <w:sz w:val="22"/>
          <w:szCs w:val="22"/>
          <w:lang w:val="en-US"/>
        </w:rPr>
        <w:t xml:space="preserve"> in the </w:t>
      </w:r>
      <w:r w:rsidRPr="68620FBA" w:rsidR="1D34F9F6">
        <w:rPr>
          <w:rFonts w:ascii="Open Sans" w:hAnsi="Open Sans" w:eastAsia="Open Sans" w:cs="Open Sans"/>
          <w:b w:val="0"/>
          <w:bCs w:val="0"/>
          <w:i w:val="0"/>
          <w:iCs w:val="0"/>
          <w:caps w:val="0"/>
          <w:smallCaps w:val="0"/>
          <w:noProof w:val="0"/>
          <w:color w:val="0F172A"/>
          <w:sz w:val="22"/>
          <w:szCs w:val="22"/>
          <w:lang w:val="en-US"/>
        </w:rPr>
        <w:t>previous</w:t>
      </w:r>
      <w:r w:rsidRPr="68620FBA" w:rsidR="1D34F9F6">
        <w:rPr>
          <w:rFonts w:ascii="Open Sans" w:hAnsi="Open Sans" w:eastAsia="Open Sans" w:cs="Open Sans"/>
          <w:b w:val="0"/>
          <w:bCs w:val="0"/>
          <w:i w:val="0"/>
          <w:iCs w:val="0"/>
          <w:caps w:val="0"/>
          <w:smallCaps w:val="0"/>
          <w:noProof w:val="0"/>
          <w:color w:val="0F172A"/>
          <w:sz w:val="22"/>
          <w:szCs w:val="22"/>
          <w:lang w:val="en-US"/>
        </w:rPr>
        <w:t xml:space="preserve"> doc </w:t>
      </w:r>
      <w:hyperlink r:id="Re72100cde4624a24">
        <w:r w:rsidRPr="68620FBA" w:rsidR="1D34F9F6">
          <w:rPr>
            <w:rStyle w:val="Hyperlink"/>
            <w:noProof w:val="0"/>
            <w:lang w:val="en-US"/>
          </w:rPr>
          <w:t>BSH_2026_Tour_Content_Tracked_Changes.docx</w:t>
        </w:r>
      </w:hyperlink>
      <w:r w:rsidRPr="68620FBA" w:rsidR="1D34F9F6">
        <w:rPr>
          <w:noProof w:val="0"/>
          <w:lang w:val="en-US"/>
        </w:rPr>
        <w:t xml:space="preserve"> . Make sure all changes are reflected in the new map.</w:t>
      </w:r>
    </w:p>
    <w:p w:rsidR="68620FBA" w:rsidP="68620FBA" w:rsidRDefault="68620FBA" w14:paraId="56A41D3D" w14:textId="3630C1A2">
      <w:pPr>
        <w:pStyle w:val="Normal"/>
        <w:suppressLineNumbers w:val="0"/>
        <w:bidi w:val="0"/>
        <w:spacing w:before="0" w:beforeAutospacing="off" w:after="160" w:afterAutospacing="off" w:line="279" w:lineRule="auto"/>
        <w:ind w:right="0"/>
        <w:jc w:val="left"/>
        <w:rPr>
          <w:noProof w:val="0"/>
          <w:lang w:val="en-US"/>
        </w:rPr>
      </w:pPr>
    </w:p>
    <w:p w:rsidR="456D5FEA" w:rsidP="68620FBA" w:rsidRDefault="456D5FEA" w14:paraId="4A720886" w14:textId="0DF38B24">
      <w:pPr>
        <w:pStyle w:val="Normal"/>
        <w:suppressLineNumbers w:val="0"/>
        <w:bidi w:val="0"/>
        <w:spacing w:before="0" w:beforeAutospacing="off" w:after="160" w:afterAutospacing="off" w:line="279" w:lineRule="auto"/>
        <w:ind w:right="0"/>
        <w:jc w:val="left"/>
        <w:rPr>
          <w:noProof w:val="0"/>
          <w:lang w:val="en-US"/>
        </w:rPr>
      </w:pPr>
      <w:r w:rsidRPr="68620FBA" w:rsidR="456D5FEA">
        <w:rPr>
          <w:noProof w:val="0"/>
          <w:lang w:val="en-US"/>
        </w:rPr>
        <w:t xml:space="preserve">Remove “View Summary” from the “Complete Tour” button. </w:t>
      </w:r>
    </w:p>
    <w:p w:rsidR="68620FBA" w:rsidP="68620FBA" w:rsidRDefault="68620FBA" w14:paraId="07AC18DD" w14:textId="2D43B3C2">
      <w:pPr>
        <w:pStyle w:val="Normal"/>
        <w:suppressLineNumbers w:val="0"/>
        <w:bidi w:val="0"/>
        <w:spacing w:before="0" w:beforeAutospacing="off" w:after="160" w:afterAutospacing="off" w:line="279" w:lineRule="auto"/>
        <w:ind w:right="0"/>
        <w:jc w:val="left"/>
        <w:rPr>
          <w:noProof w:val="0"/>
          <w:lang w:val="en-US"/>
        </w:rPr>
      </w:pPr>
    </w:p>
    <w:p w:rsidR="5FFF1E00" w:rsidP="68620FBA" w:rsidRDefault="5FFF1E00" w14:paraId="6706CFF9" w14:textId="6DD463D3">
      <w:pPr>
        <w:pStyle w:val="Heading1"/>
        <w:bidi w:val="0"/>
        <w:rPr>
          <w:noProof w:val="0"/>
          <w:lang w:val="en-US"/>
        </w:rPr>
      </w:pPr>
      <w:r w:rsidRPr="68620FBA" w:rsidR="5FFF1E00">
        <w:rPr>
          <w:noProof w:val="0"/>
          <w:lang w:val="en-US"/>
        </w:rPr>
        <w:t>Tour 2</w:t>
      </w:r>
    </w:p>
    <w:p w:rsidR="5FFF1E00" w:rsidP="68620FBA" w:rsidRDefault="5FFF1E00" w14:paraId="70C3706F" w14:textId="08F72A86">
      <w:pPr>
        <w:pStyle w:val="Normal"/>
        <w:suppressLineNumbers w:val="0"/>
        <w:bidi w:val="0"/>
        <w:spacing w:before="0" w:beforeAutospacing="off" w:after="160" w:afterAutospacing="off" w:line="279" w:lineRule="auto"/>
        <w:ind w:right="0"/>
        <w:jc w:val="left"/>
        <w:rPr>
          <w:b w:val="1"/>
          <w:bCs w:val="1"/>
          <w:noProof w:val="0"/>
          <w:sz w:val="28"/>
          <w:szCs w:val="28"/>
          <w:lang w:val="en-US"/>
        </w:rPr>
      </w:pPr>
      <w:r w:rsidRPr="68620FBA" w:rsidR="5FFF1E00">
        <w:rPr>
          <w:b w:val="1"/>
          <w:bCs w:val="1"/>
          <w:noProof w:val="0"/>
          <w:sz w:val="28"/>
          <w:szCs w:val="28"/>
          <w:lang w:val="en-US"/>
        </w:rPr>
        <w:t>First United</w:t>
      </w:r>
    </w:p>
    <w:p w:rsidR="5FFF1E00" w:rsidP="68620FBA" w:rsidRDefault="5FFF1E00" w14:paraId="40AA632D" w14:textId="3E334E0E">
      <w:pPr>
        <w:pStyle w:val="Normal"/>
        <w:suppressLineNumbers w:val="0"/>
        <w:bidi w:val="0"/>
        <w:spacing w:before="0" w:beforeAutospacing="off" w:after="160" w:afterAutospacing="off" w:line="279" w:lineRule="auto"/>
        <w:ind w:left="0" w:right="0"/>
        <w:jc w:val="left"/>
        <w:rPr>
          <w:b w:val="0"/>
          <w:bCs w:val="0"/>
          <w:noProof w:val="0"/>
          <w:sz w:val="24"/>
          <w:szCs w:val="24"/>
          <w:lang w:val="en-US"/>
        </w:rPr>
      </w:pPr>
      <w:r w:rsidRPr="68620FBA" w:rsidR="5FFF1E00">
        <w:rPr>
          <w:b w:val="0"/>
          <w:bCs w:val="0"/>
          <w:noProof w:val="0"/>
          <w:sz w:val="24"/>
          <w:szCs w:val="24"/>
          <w:lang w:val="en-US"/>
        </w:rPr>
        <w:t>Resources</w:t>
      </w:r>
    </w:p>
    <w:p w:rsidR="5FFF1E00" w:rsidP="68620FBA" w:rsidRDefault="5FFF1E00" w14:paraId="6AED38B9" w14:textId="70022C25">
      <w:pPr>
        <w:pStyle w:val="ListParagraph"/>
        <w:numPr>
          <w:ilvl w:val="0"/>
          <w:numId w:val="13"/>
        </w:numPr>
        <w:suppressLineNumbers w:val="0"/>
        <w:bidi w:val="0"/>
        <w:spacing w:before="0" w:beforeAutospacing="off" w:after="160" w:afterAutospacing="off" w:line="279" w:lineRule="auto"/>
        <w:ind w:right="0"/>
        <w:jc w:val="left"/>
        <w:rPr>
          <w:b w:val="0"/>
          <w:bCs w:val="0"/>
          <w:noProof w:val="0"/>
          <w:sz w:val="24"/>
          <w:szCs w:val="24"/>
          <w:lang w:val="en-US"/>
        </w:rPr>
      </w:pPr>
      <w:r w:rsidRPr="68620FBA" w:rsidR="5FFF1E00">
        <w:rPr>
          <w:b w:val="0"/>
          <w:bCs w:val="0"/>
          <w:noProof w:val="0"/>
          <w:sz w:val="24"/>
          <w:szCs w:val="24"/>
          <w:lang w:val="en-US"/>
        </w:rPr>
        <w:t>Add the two missing links from Alina’s edits</w:t>
      </w:r>
    </w:p>
    <w:p w:rsidR="5FFF1E00" w:rsidP="68620FBA" w:rsidRDefault="5FFF1E00" w14:paraId="7D9334C2" w14:textId="270945E4">
      <w:pPr>
        <w:pStyle w:val="ListParagraph"/>
        <w:numPr>
          <w:ilvl w:val="0"/>
          <w:numId w:val="13"/>
        </w:numPr>
        <w:suppressLineNumbers w:val="0"/>
        <w:bidi w:val="0"/>
        <w:spacing w:before="0" w:beforeAutospacing="off" w:after="160" w:afterAutospacing="off" w:line="279" w:lineRule="auto"/>
        <w:ind w:right="0"/>
        <w:jc w:val="left"/>
        <w:rPr>
          <w:b w:val="0"/>
          <w:bCs w:val="0"/>
          <w:noProof w:val="0"/>
          <w:sz w:val="24"/>
          <w:szCs w:val="24"/>
          <w:lang w:val="en-US"/>
        </w:rPr>
      </w:pPr>
      <w:r w:rsidRPr="68620FBA" w:rsidR="5FFF1E00">
        <w:rPr>
          <w:b w:val="0"/>
          <w:bCs w:val="0"/>
          <w:noProof w:val="0"/>
          <w:sz w:val="24"/>
          <w:szCs w:val="24"/>
          <w:lang w:val="en-US"/>
        </w:rPr>
        <w:t xml:space="preserve">Remove or find </w:t>
      </w:r>
      <w:r w:rsidRPr="68620FBA" w:rsidR="5FFF1E00">
        <w:rPr>
          <w:b w:val="0"/>
          <w:bCs w:val="0"/>
          <w:noProof w:val="0"/>
          <w:sz w:val="24"/>
          <w:szCs w:val="24"/>
          <w:lang w:val="en-US"/>
        </w:rPr>
        <w:t>new</w:t>
      </w:r>
      <w:r w:rsidRPr="68620FBA" w:rsidR="5FFF1E00">
        <w:rPr>
          <w:b w:val="0"/>
          <w:bCs w:val="0"/>
          <w:noProof w:val="0"/>
          <w:sz w:val="24"/>
          <w:szCs w:val="24"/>
          <w:lang w:val="en-US"/>
        </w:rPr>
        <w:t xml:space="preserve"> link for First Forward Redevelopment (Official) file. This one is not functioning. </w:t>
      </w:r>
    </w:p>
    <w:p w:rsidR="32563A6B" w:rsidP="68620FBA" w:rsidRDefault="32563A6B" w14:paraId="43EDFD73" w14:textId="64D6B06F">
      <w:pPr>
        <w:pStyle w:val="Normal"/>
        <w:suppressLineNumbers w:val="0"/>
        <w:bidi w:val="0"/>
        <w:spacing w:before="0" w:beforeAutospacing="off" w:after="160" w:afterAutospacing="off" w:line="279" w:lineRule="auto"/>
        <w:ind w:right="0"/>
        <w:jc w:val="left"/>
        <w:rPr>
          <w:b w:val="1"/>
          <w:bCs w:val="1"/>
          <w:noProof w:val="0"/>
          <w:sz w:val="28"/>
          <w:szCs w:val="28"/>
          <w:lang w:val="en-US"/>
        </w:rPr>
      </w:pPr>
      <w:r w:rsidRPr="68620FBA" w:rsidR="32563A6B">
        <w:rPr>
          <w:b w:val="1"/>
          <w:bCs w:val="1"/>
          <w:noProof w:val="0"/>
          <w:sz w:val="28"/>
          <w:szCs w:val="28"/>
          <w:lang w:val="en-US"/>
        </w:rPr>
        <w:t>AFD</w:t>
      </w:r>
    </w:p>
    <w:p w:rsidR="32563A6B" w:rsidP="68620FBA" w:rsidRDefault="32563A6B" w14:paraId="27B8FDE8" w14:textId="511001BC">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44CC"/>
          <w:sz w:val="22"/>
          <w:szCs w:val="22"/>
          <w:lang w:val="en-US"/>
        </w:rPr>
      </w:pPr>
      <w:r w:rsidRPr="68620FBA" w:rsidR="32563A6B">
        <w:rPr>
          <w:b w:val="0"/>
          <w:bCs w:val="0"/>
          <w:noProof w:val="0"/>
          <w:sz w:val="24"/>
          <w:szCs w:val="24"/>
          <w:lang w:val="en-US"/>
        </w:rPr>
        <w:t>Overview:</w:t>
      </w:r>
    </w:p>
    <w:p w:rsidR="32563A6B" w:rsidP="68620FBA" w:rsidRDefault="32563A6B" w14:paraId="599D8C79" w14:textId="2969F614">
      <w:pPr>
        <w:pStyle w:val="ListParagraph"/>
        <w:numPr>
          <w:ilvl w:val="0"/>
          <w:numId w:val="15"/>
        </w:numPr>
        <w:suppressLineNumbers w:val="0"/>
        <w:bidi w:val="0"/>
        <w:spacing w:before="0" w:beforeAutospacing="off" w:after="160" w:afterAutospacing="off" w:line="279" w:lineRule="auto"/>
        <w:ind w:right="0"/>
        <w:jc w:val="left"/>
        <w:rPr>
          <w:rFonts w:ascii="Calibri" w:hAnsi="Calibri" w:eastAsia="Calibri" w:cs="Calibri"/>
          <w:b w:val="0"/>
          <w:bCs w:val="0"/>
          <w:i w:val="0"/>
          <w:iCs w:val="0"/>
          <w:caps w:val="0"/>
          <w:smallCaps w:val="0"/>
          <w:noProof w:val="0"/>
          <w:color w:val="0044CC"/>
          <w:sz w:val="22"/>
          <w:szCs w:val="22"/>
          <w:lang w:val="en-US"/>
        </w:rPr>
      </w:pPr>
      <w:r w:rsidRPr="68620FBA" w:rsidR="32563A6B">
        <w:rPr>
          <w:b w:val="0"/>
          <w:bCs w:val="0"/>
          <w:noProof w:val="0"/>
          <w:sz w:val="24"/>
          <w:szCs w:val="24"/>
          <w:lang w:val="en-US"/>
        </w:rPr>
        <w:t xml:space="preserve">Update Quick Facts (not updated from Alina’s edit): </w:t>
      </w:r>
      <w:r w:rsidRPr="68620FBA" w:rsidR="32563A6B">
        <w:rPr>
          <w:rFonts w:ascii="Calibri" w:hAnsi="Calibri" w:eastAsia="Calibri" w:cs="Calibri"/>
          <w:b w:val="0"/>
          <w:bCs w:val="0"/>
          <w:i w:val="0"/>
          <w:iCs w:val="0"/>
          <w:caps w:val="0"/>
          <w:smallCaps w:val="0"/>
          <w:strike w:val="0"/>
          <w:dstrike w:val="0"/>
          <w:noProof w:val="0"/>
          <w:color w:val="0044CC"/>
          <w:sz w:val="22"/>
          <w:szCs w:val="22"/>
          <w:u w:val="single"/>
          <w:lang w:val="en-US"/>
        </w:rPr>
        <w:t>Cultural Space: DTES Hub | Focus: Indigenous-led support | Location: 384 Main St</w:t>
      </w:r>
    </w:p>
    <w:p w:rsidR="68620FBA" w:rsidP="68620FBA" w:rsidRDefault="68620FBA" w14:paraId="269C4414" w14:textId="0EE87253">
      <w:pPr>
        <w:pStyle w:val="Normal"/>
        <w:suppressLineNumbers w:val="0"/>
        <w:bidi w:val="0"/>
        <w:spacing w:before="0" w:beforeAutospacing="off" w:after="160" w:afterAutospacing="off" w:line="279" w:lineRule="auto"/>
        <w:ind w:left="0" w:right="0"/>
        <w:jc w:val="left"/>
        <w:rPr>
          <w:b w:val="0"/>
          <w:bCs w:val="0"/>
          <w:noProof w:val="0"/>
          <w:sz w:val="24"/>
          <w:szCs w:val="24"/>
          <w:lang w:val="en-US"/>
        </w:rPr>
      </w:pPr>
    </w:p>
    <w:p w:rsidR="72443D49" w:rsidP="68620FBA" w:rsidRDefault="72443D49" w14:paraId="3C8140BD" w14:textId="129C4074">
      <w:pPr>
        <w:pStyle w:val="Normal"/>
        <w:suppressLineNumbers w:val="0"/>
        <w:bidi w:val="0"/>
        <w:spacing w:before="0" w:beforeAutospacing="off" w:after="160" w:afterAutospacing="off" w:line="279" w:lineRule="auto"/>
        <w:ind w:left="0" w:right="0"/>
        <w:jc w:val="left"/>
        <w:rPr>
          <w:b w:val="1"/>
          <w:bCs w:val="1"/>
          <w:noProof w:val="0"/>
          <w:sz w:val="28"/>
          <w:szCs w:val="28"/>
          <w:lang w:val="en-US"/>
        </w:rPr>
      </w:pPr>
      <w:r w:rsidRPr="68620FBA" w:rsidR="72443D49">
        <w:rPr>
          <w:b w:val="1"/>
          <w:bCs w:val="1"/>
          <w:noProof w:val="0"/>
          <w:sz w:val="28"/>
          <w:szCs w:val="28"/>
          <w:lang w:val="en-US"/>
        </w:rPr>
        <w:t>UBC Learning Exchange</w:t>
      </w:r>
    </w:p>
    <w:p w:rsidR="72443D49" w:rsidP="68620FBA" w:rsidRDefault="72443D49" w14:paraId="35E8E7B9" w14:textId="127FF411">
      <w:pPr>
        <w:pStyle w:val="Normal"/>
        <w:suppressLineNumbers w:val="0"/>
        <w:bidi w:val="0"/>
        <w:spacing w:before="0" w:beforeAutospacing="off" w:after="160" w:afterAutospacing="off" w:line="279" w:lineRule="auto"/>
        <w:ind w:left="0" w:right="0"/>
        <w:jc w:val="left"/>
        <w:rPr>
          <w:b w:val="0"/>
          <w:bCs w:val="0"/>
          <w:noProof w:val="0"/>
          <w:sz w:val="24"/>
          <w:szCs w:val="24"/>
          <w:lang w:val="en-US"/>
        </w:rPr>
      </w:pPr>
      <w:r w:rsidRPr="68620FBA" w:rsidR="72443D49">
        <w:rPr>
          <w:b w:val="0"/>
          <w:bCs w:val="0"/>
          <w:noProof w:val="0"/>
          <w:sz w:val="24"/>
          <w:szCs w:val="24"/>
          <w:lang w:val="en-US"/>
        </w:rPr>
        <w:t>Overview:</w:t>
      </w:r>
    </w:p>
    <w:p w:rsidR="72443D49" w:rsidP="68620FBA" w:rsidRDefault="72443D49" w14:paraId="1B16BC36" w14:textId="67D0A5D1">
      <w:pPr>
        <w:pStyle w:val="ListParagraph"/>
        <w:numPr>
          <w:ilvl w:val="0"/>
          <w:numId w:val="16"/>
        </w:numPr>
        <w:suppressLineNumbers w:val="0"/>
        <w:bidi w:val="0"/>
        <w:spacing w:before="0" w:beforeAutospacing="off" w:after="160" w:afterAutospacing="off" w:line="279" w:lineRule="auto"/>
        <w:ind w:right="0"/>
        <w:jc w:val="left"/>
        <w:rPr>
          <w:rFonts w:ascii="Calibri" w:hAnsi="Calibri" w:eastAsia="Calibri" w:cs="Calibri"/>
          <w:b w:val="0"/>
          <w:bCs w:val="0"/>
          <w:i w:val="0"/>
          <w:iCs w:val="0"/>
          <w:caps w:val="0"/>
          <w:smallCaps w:val="0"/>
          <w:strike w:val="0"/>
          <w:dstrike w:val="0"/>
          <w:noProof w:val="0"/>
          <w:color w:val="0044CC"/>
          <w:sz w:val="22"/>
          <w:szCs w:val="22"/>
          <w:u w:val="single"/>
          <w:lang w:val="en-US"/>
        </w:rPr>
      </w:pPr>
      <w:r w:rsidRPr="68620FBA" w:rsidR="72443D49">
        <w:rPr>
          <w:b w:val="0"/>
          <w:bCs w:val="0"/>
          <w:noProof w:val="0"/>
          <w:sz w:val="24"/>
          <w:szCs w:val="24"/>
          <w:lang w:val="en-US"/>
        </w:rPr>
        <w:t xml:space="preserve">Update Quick Stats (not updated from Alina’s edit): </w:t>
      </w:r>
      <w:r w:rsidRPr="68620FBA" w:rsidR="72443D49">
        <w:rPr>
          <w:rFonts w:ascii="Calibri" w:hAnsi="Calibri" w:eastAsia="Calibri" w:cs="Calibri"/>
          <w:b w:val="0"/>
          <w:bCs w:val="0"/>
          <w:i w:val="0"/>
          <w:iCs w:val="0"/>
          <w:caps w:val="0"/>
          <w:smallCaps w:val="0"/>
          <w:strike w:val="0"/>
          <w:dstrike w:val="0"/>
          <w:noProof w:val="0"/>
          <w:color w:val="0044CC"/>
          <w:sz w:val="22"/>
          <w:szCs w:val="22"/>
          <w:u w:val="single"/>
          <w:lang w:val="en-US"/>
        </w:rPr>
        <w:t>Since: 2000 | Focus: Education | Location: 612 Main St</w:t>
      </w:r>
    </w:p>
    <w:p w:rsidR="7611DEAA" w:rsidP="68620FBA" w:rsidRDefault="7611DEAA" w14:paraId="3BEB3D3A" w14:textId="19875844">
      <w:pPr>
        <w:pStyle w:val="Normal"/>
        <w:bidi w:val="0"/>
        <w:rPr>
          <w:noProof w:val="0"/>
          <w:lang w:val="en-US"/>
        </w:rPr>
      </w:pPr>
      <w:r w:rsidRPr="68620FBA" w:rsidR="7611DEAA">
        <w:rPr>
          <w:noProof w:val="0"/>
          <w:lang w:val="en-US"/>
        </w:rPr>
        <w:t>Programs &gt; Key Points</w:t>
      </w:r>
    </w:p>
    <w:p w:rsidR="019301A3" w:rsidP="68620FBA" w:rsidRDefault="019301A3" w14:paraId="66A6CC99" w14:textId="68F41E36">
      <w:pPr>
        <w:pStyle w:val="ListParagraph"/>
        <w:numPr>
          <w:ilvl w:val="0"/>
          <w:numId w:val="18"/>
        </w:numPr>
        <w:bidi w:val="0"/>
        <w:rPr>
          <w:noProof w:val="0"/>
          <w:lang w:val="en-US"/>
        </w:rPr>
      </w:pPr>
      <w:r w:rsidRPr="68620FBA" w:rsidR="019301A3">
        <w:rPr>
          <w:noProof w:val="0"/>
          <w:lang w:val="en-US"/>
        </w:rPr>
        <w:t>Update to “since 2000” in first point</w:t>
      </w:r>
    </w:p>
    <w:p w:rsidR="019301A3" w:rsidP="68620FBA" w:rsidRDefault="019301A3" w14:paraId="64B0A0B4" w14:textId="1CB49842">
      <w:pPr>
        <w:pStyle w:val="Normal"/>
        <w:bidi w:val="0"/>
        <w:rPr>
          <w:noProof w:val="0"/>
          <w:lang w:val="en-US"/>
        </w:rPr>
      </w:pPr>
      <w:r w:rsidRPr="68620FBA" w:rsidR="019301A3">
        <w:rPr>
          <w:noProof w:val="0"/>
          <w:lang w:val="en-US"/>
        </w:rPr>
        <w:t>Gallery</w:t>
      </w:r>
    </w:p>
    <w:p w:rsidR="019301A3" w:rsidP="68620FBA" w:rsidRDefault="019301A3" w14:paraId="3A63AF5E" w14:textId="30118976">
      <w:pPr>
        <w:pStyle w:val="ListParagraph"/>
        <w:numPr>
          <w:ilvl w:val="0"/>
          <w:numId w:val="19"/>
        </w:numPr>
        <w:bidi w:val="0"/>
        <w:rPr>
          <w:noProof w:val="0"/>
          <w:lang w:val="en-US"/>
        </w:rPr>
      </w:pPr>
      <w:r w:rsidRPr="68620FBA" w:rsidR="019301A3">
        <w:rPr>
          <w:noProof w:val="0"/>
          <w:lang w:val="en-US"/>
        </w:rPr>
        <w:t xml:space="preserve">These photos do not reflect the Learning Exchange. Please find photos on their website. You can reach out to them directly for content (or use some photos from our Confronting Sweeps event) if you cannot </w:t>
      </w:r>
      <w:r w:rsidRPr="68620FBA" w:rsidR="019301A3">
        <w:rPr>
          <w:noProof w:val="0"/>
          <w:lang w:val="en-US"/>
        </w:rPr>
        <w:t>identify</w:t>
      </w:r>
      <w:r w:rsidRPr="68620FBA" w:rsidR="019301A3">
        <w:rPr>
          <w:noProof w:val="0"/>
          <w:lang w:val="en-US"/>
        </w:rPr>
        <w:t xml:space="preserve"> any.</w:t>
      </w:r>
    </w:p>
    <w:p w:rsidR="68620FBA" w:rsidP="68620FBA" w:rsidRDefault="68620FBA" w14:paraId="5C54F4D0" w14:textId="4384CB3A">
      <w:pPr>
        <w:pStyle w:val="Normal"/>
        <w:bidi w:val="0"/>
        <w:rPr>
          <w:b w:val="1"/>
          <w:bCs w:val="1"/>
          <w:noProof w:val="0"/>
          <w:lang w:val="en-US"/>
        </w:rPr>
      </w:pPr>
    </w:p>
    <w:p w:rsidR="683D0ED3" w:rsidP="68620FBA" w:rsidRDefault="683D0ED3" w14:paraId="73E36BB1" w14:textId="35774BFA">
      <w:pPr>
        <w:pStyle w:val="Normal"/>
        <w:bidi w:val="0"/>
        <w:rPr>
          <w:b w:val="1"/>
          <w:bCs w:val="1"/>
          <w:noProof w:val="0"/>
          <w:sz w:val="28"/>
          <w:szCs w:val="28"/>
          <w:lang w:val="en-US"/>
        </w:rPr>
      </w:pPr>
      <w:r w:rsidRPr="68620FBA" w:rsidR="683D0ED3">
        <w:rPr>
          <w:b w:val="1"/>
          <w:bCs w:val="1"/>
          <w:noProof w:val="0"/>
          <w:sz w:val="28"/>
          <w:szCs w:val="28"/>
          <w:lang w:val="en-US"/>
        </w:rPr>
        <w:t>DTES CLT</w:t>
      </w:r>
    </w:p>
    <w:p w:rsidR="683D0ED3" w:rsidP="68620FBA" w:rsidRDefault="683D0ED3" w14:paraId="701DC41D" w14:textId="5F7257BF">
      <w:pPr>
        <w:pStyle w:val="Normal"/>
        <w:bidi w:val="0"/>
        <w:rPr>
          <w:b w:val="0"/>
          <w:bCs w:val="0"/>
          <w:noProof w:val="0"/>
          <w:sz w:val="24"/>
          <w:szCs w:val="24"/>
          <w:lang w:val="en-US"/>
        </w:rPr>
      </w:pPr>
      <w:r w:rsidRPr="68620FBA" w:rsidR="683D0ED3">
        <w:rPr>
          <w:b w:val="0"/>
          <w:bCs w:val="0"/>
          <w:noProof w:val="0"/>
          <w:sz w:val="24"/>
          <w:szCs w:val="24"/>
          <w:lang w:val="en-US"/>
        </w:rPr>
        <w:t xml:space="preserve">Overview: </w:t>
      </w:r>
    </w:p>
    <w:p w:rsidR="683D0ED3" w:rsidP="68620FBA" w:rsidRDefault="683D0ED3" w14:paraId="21E1AB57" w14:textId="4670C7C2">
      <w:pPr>
        <w:pStyle w:val="ListParagraph"/>
        <w:numPr>
          <w:ilvl w:val="0"/>
          <w:numId w:val="20"/>
        </w:numPr>
        <w:bidi w:val="0"/>
        <w:rPr>
          <w:b w:val="0"/>
          <w:bCs w:val="0"/>
          <w:noProof w:val="0"/>
          <w:sz w:val="24"/>
          <w:szCs w:val="24"/>
          <w:lang w:val="en-US"/>
        </w:rPr>
      </w:pPr>
      <w:r w:rsidRPr="68620FBA" w:rsidR="683D0ED3">
        <w:rPr>
          <w:b w:val="0"/>
          <w:bCs w:val="0"/>
          <w:noProof w:val="0"/>
          <w:sz w:val="24"/>
          <w:szCs w:val="24"/>
          <w:lang w:val="en-US"/>
        </w:rPr>
        <w:t xml:space="preserve">The last paragraph on the map does not reflect the edits in Alina’s tracked changes. Please </w:t>
      </w:r>
      <w:r w:rsidRPr="68620FBA" w:rsidR="683D0ED3">
        <w:rPr>
          <w:b w:val="0"/>
          <w:bCs w:val="0"/>
          <w:noProof w:val="0"/>
          <w:sz w:val="24"/>
          <w:szCs w:val="24"/>
          <w:lang w:val="en-US"/>
        </w:rPr>
        <w:t>update</w:t>
      </w:r>
      <w:r w:rsidRPr="68620FBA" w:rsidR="683D0ED3">
        <w:rPr>
          <w:b w:val="0"/>
          <w:bCs w:val="0"/>
          <w:noProof w:val="0"/>
          <w:sz w:val="24"/>
          <w:szCs w:val="24"/>
          <w:lang w:val="en-US"/>
        </w:rPr>
        <w:t>.</w:t>
      </w:r>
    </w:p>
    <w:p w:rsidR="683D0ED3" w:rsidP="68620FBA" w:rsidRDefault="683D0ED3" w14:paraId="4774904E" w14:textId="2C1EED52">
      <w:pPr>
        <w:pStyle w:val="ListParagraph"/>
        <w:numPr>
          <w:ilvl w:val="0"/>
          <w:numId w:val="20"/>
        </w:numPr>
        <w:bidi w:val="0"/>
        <w:rPr>
          <w:b w:val="0"/>
          <w:bCs w:val="0"/>
          <w:noProof w:val="0"/>
          <w:sz w:val="24"/>
          <w:szCs w:val="24"/>
          <w:lang w:val="en-US"/>
        </w:rPr>
      </w:pPr>
      <w:r w:rsidRPr="68620FBA" w:rsidR="683D0ED3">
        <w:rPr>
          <w:b w:val="0"/>
          <w:bCs w:val="0"/>
          <w:noProof w:val="0"/>
          <w:sz w:val="24"/>
          <w:szCs w:val="24"/>
          <w:lang w:val="en-US"/>
        </w:rPr>
        <w:t>Quick Facts were updated in Alina’s edits. Please update.</w:t>
      </w:r>
    </w:p>
    <w:p w:rsidR="51E9932E" w:rsidP="68620FBA" w:rsidRDefault="51E9932E" w14:paraId="760F7C16" w14:textId="528E5E1E">
      <w:pPr>
        <w:pStyle w:val="Normal"/>
        <w:bidi w:val="0"/>
        <w:ind w:left="0"/>
        <w:rPr>
          <w:b w:val="0"/>
          <w:bCs w:val="0"/>
          <w:noProof w:val="0"/>
          <w:sz w:val="24"/>
          <w:szCs w:val="24"/>
          <w:lang w:val="en-US"/>
        </w:rPr>
      </w:pPr>
      <w:r w:rsidRPr="68620FBA" w:rsidR="51E9932E">
        <w:rPr>
          <w:b w:val="0"/>
          <w:bCs w:val="0"/>
          <w:noProof w:val="0"/>
          <w:sz w:val="24"/>
          <w:szCs w:val="24"/>
          <w:lang w:val="en-US"/>
        </w:rPr>
        <w:t xml:space="preserve">At </w:t>
      </w:r>
      <w:r w:rsidRPr="68620FBA" w:rsidR="51E9932E">
        <w:rPr>
          <w:b w:val="0"/>
          <w:bCs w:val="0"/>
          <w:noProof w:val="0"/>
          <w:sz w:val="24"/>
          <w:szCs w:val="24"/>
          <w:lang w:val="en-US"/>
        </w:rPr>
        <w:t>this stop:</w:t>
      </w:r>
    </w:p>
    <w:p w:rsidR="51E9932E" w:rsidP="68620FBA" w:rsidRDefault="51E9932E" w14:paraId="6243022E" w14:textId="5F4419CE">
      <w:pPr>
        <w:pStyle w:val="ListParagraph"/>
        <w:numPr>
          <w:ilvl w:val="0"/>
          <w:numId w:val="21"/>
        </w:numPr>
        <w:bidi w:val="0"/>
        <w:rPr>
          <w:rFonts w:ascii="Open Sans" w:hAnsi="Open Sans" w:eastAsia="Open Sans" w:cs="Open Sans"/>
          <w:b w:val="0"/>
          <w:bCs w:val="0"/>
          <w:i w:val="0"/>
          <w:iCs w:val="0"/>
          <w:caps w:val="0"/>
          <w:smallCaps w:val="0"/>
          <w:noProof w:val="0"/>
          <w:color w:val="64748B"/>
          <w:sz w:val="19"/>
          <w:szCs w:val="19"/>
          <w:lang w:val="en-US"/>
        </w:rPr>
      </w:pPr>
      <w:r w:rsidRPr="68620FBA" w:rsidR="51E9932E">
        <w:rPr>
          <w:b w:val="0"/>
          <w:bCs w:val="0"/>
          <w:noProof w:val="0"/>
          <w:sz w:val="24"/>
          <w:szCs w:val="24"/>
          <w:lang w:val="en-US"/>
        </w:rPr>
        <w:t xml:space="preserve">Update: </w:t>
      </w:r>
      <w:r w:rsidRPr="68620FBA" w:rsidR="51E9932E">
        <w:rPr>
          <w:rFonts w:ascii="Open Sans" w:hAnsi="Open Sans" w:eastAsia="Open Sans" w:cs="Open Sans"/>
          <w:b w:val="0"/>
          <w:bCs w:val="0"/>
          <w:i w:val="0"/>
          <w:iCs w:val="0"/>
          <w:caps w:val="0"/>
          <w:smallCaps w:val="0"/>
          <w:noProof w:val="0"/>
          <w:color w:val="64748B"/>
          <w:sz w:val="19"/>
          <w:szCs w:val="19"/>
          <w:lang w:val="en-US"/>
        </w:rPr>
        <w:t xml:space="preserve">DTES CLT </w:t>
      </w:r>
      <w:r w:rsidRPr="68620FBA" w:rsidR="51E9932E">
        <w:rPr>
          <w:rFonts w:ascii="Open Sans" w:hAnsi="Open Sans" w:eastAsia="Open Sans" w:cs="Open Sans"/>
          <w:b w:val="0"/>
          <w:bCs w:val="0"/>
          <w:i w:val="0"/>
          <w:iCs w:val="0"/>
          <w:caps w:val="0"/>
          <w:smallCaps w:val="0"/>
          <w:noProof w:val="0"/>
          <w:color w:val="64748B"/>
          <w:sz w:val="19"/>
          <w:szCs w:val="19"/>
          <w:lang w:val="en-US"/>
        </w:rPr>
        <w:t>acquires</w:t>
      </w:r>
      <w:r w:rsidRPr="68620FBA" w:rsidR="51E9932E">
        <w:rPr>
          <w:rFonts w:ascii="Open Sans" w:hAnsi="Open Sans" w:eastAsia="Open Sans" w:cs="Open Sans"/>
          <w:b w:val="0"/>
          <w:bCs w:val="0"/>
          <w:i w:val="0"/>
          <w:iCs w:val="0"/>
          <w:caps w:val="0"/>
          <w:smallCaps w:val="0"/>
          <w:noProof w:val="0"/>
          <w:color w:val="64748B"/>
          <w:sz w:val="19"/>
          <w:szCs w:val="19"/>
          <w:lang w:val="en-US"/>
        </w:rPr>
        <w:t xml:space="preserve"> and stewards SRO buildings as permanently </w:t>
      </w:r>
      <w:r w:rsidRPr="68620FBA" w:rsidR="51E9932E">
        <w:rPr>
          <w:rFonts w:ascii="Open Sans" w:hAnsi="Open Sans" w:eastAsia="Open Sans" w:cs="Open Sans"/>
          <w:b w:val="0"/>
          <w:bCs w:val="0"/>
          <w:i w:val="0"/>
          <w:iCs w:val="0"/>
          <w:caps w:val="0"/>
          <w:smallCaps w:val="0"/>
          <w:noProof w:val="0"/>
          <w:color w:val="64748B"/>
          <w:sz w:val="19"/>
          <w:szCs w:val="19"/>
          <w:highlight w:val="yellow"/>
          <w:lang w:val="en-US"/>
        </w:rPr>
        <w:t>affordable</w:t>
      </w:r>
      <w:r w:rsidRPr="68620FBA" w:rsidR="51E9932E">
        <w:rPr>
          <w:rFonts w:ascii="Open Sans" w:hAnsi="Open Sans" w:eastAsia="Open Sans" w:cs="Open Sans"/>
          <w:b w:val="0"/>
          <w:bCs w:val="0"/>
          <w:i w:val="0"/>
          <w:iCs w:val="0"/>
          <w:caps w:val="0"/>
          <w:smallCaps w:val="0"/>
          <w:noProof w:val="0"/>
          <w:color w:val="64748B"/>
          <w:sz w:val="19"/>
          <w:szCs w:val="19"/>
          <w:lang w:val="en-US"/>
        </w:rPr>
        <w:t xml:space="preserve"> community-owned housing.</w:t>
      </w:r>
    </w:p>
    <w:p w:rsidR="51E9932E" w:rsidP="68620FBA" w:rsidRDefault="51E9932E" w14:paraId="77334491" w14:textId="38A0BDEF">
      <w:pPr>
        <w:pStyle w:val="ListParagraph"/>
        <w:numPr>
          <w:ilvl w:val="0"/>
          <w:numId w:val="21"/>
        </w:numPr>
        <w:bidi w:val="0"/>
        <w:rPr>
          <w:rFonts w:ascii="Calibri" w:hAnsi="Calibri" w:eastAsia="Calibri" w:cs="Calibri"/>
          <w:b w:val="0"/>
          <w:bCs w:val="0"/>
          <w:i w:val="0"/>
          <w:iCs w:val="0"/>
          <w:caps w:val="0"/>
          <w:smallCaps w:val="0"/>
          <w:noProof w:val="0"/>
          <w:color w:val="0044CC"/>
          <w:sz w:val="22"/>
          <w:szCs w:val="22"/>
          <w:lang w:val="en-US"/>
        </w:rPr>
      </w:pPr>
      <w:r w:rsidRPr="68620FBA" w:rsidR="51E9932E">
        <w:rPr>
          <w:rFonts w:ascii="Open Sans" w:hAnsi="Open Sans" w:eastAsia="Open Sans" w:cs="Open Sans"/>
          <w:b w:val="0"/>
          <w:bCs w:val="0"/>
          <w:i w:val="0"/>
          <w:iCs w:val="0"/>
          <w:caps w:val="0"/>
          <w:smallCaps w:val="0"/>
          <w:noProof w:val="0"/>
          <w:color w:val="64748B"/>
          <w:sz w:val="19"/>
          <w:szCs w:val="19"/>
          <w:lang w:val="en-US"/>
        </w:rPr>
        <w:t xml:space="preserve">Update Powell Rooms: </w:t>
      </w:r>
      <w:r w:rsidRPr="68620FBA" w:rsidR="51E9932E">
        <w:rPr>
          <w:rFonts w:ascii="Calibri" w:hAnsi="Calibri" w:eastAsia="Calibri" w:cs="Calibri"/>
          <w:b w:val="0"/>
          <w:bCs w:val="0"/>
          <w:i w:val="0"/>
          <w:iCs w:val="0"/>
          <w:caps w:val="0"/>
          <w:smallCaps w:val="0"/>
          <w:noProof w:val="0"/>
          <w:color w:val="0044CC"/>
          <w:sz w:val="22"/>
          <w:szCs w:val="22"/>
          <w:lang w:val="en-US"/>
        </w:rPr>
        <w:t xml:space="preserve">Powell Rooms (23 units): DTES CLT's first acquisition, completed February 2026. Funded through a $1M Reaching Home federal grant, City SRO upgrade funding, and philanthropic donations. Total cost: ~$2.5M. Includes </w:t>
      </w:r>
      <w:r w:rsidRPr="68620FBA" w:rsidR="51E9932E">
        <w:rPr>
          <w:rFonts w:ascii="Calibri" w:hAnsi="Calibri" w:eastAsia="Calibri" w:cs="Calibri"/>
          <w:b w:val="0"/>
          <w:bCs w:val="0"/>
          <w:i w:val="0"/>
          <w:iCs w:val="0"/>
          <w:caps w:val="0"/>
          <w:smallCaps w:val="0"/>
          <w:noProof w:val="0"/>
          <w:color w:val="0044CC"/>
          <w:sz w:val="22"/>
          <w:szCs w:val="22"/>
          <w:lang w:val="en-US"/>
        </w:rPr>
        <w:t>ground-floor</w:t>
      </w:r>
      <w:r w:rsidRPr="68620FBA" w:rsidR="51E9932E">
        <w:rPr>
          <w:rFonts w:ascii="Calibri" w:hAnsi="Calibri" w:eastAsia="Calibri" w:cs="Calibri"/>
          <w:b w:val="0"/>
          <w:bCs w:val="0"/>
          <w:i w:val="0"/>
          <w:iCs w:val="0"/>
          <w:caps w:val="0"/>
          <w:smallCaps w:val="0"/>
          <w:noProof w:val="0"/>
          <w:color w:val="0044CC"/>
          <w:sz w:val="22"/>
          <w:szCs w:val="22"/>
          <w:lang w:val="en-US"/>
        </w:rPr>
        <w:t xml:space="preserve"> childcare by Promise Vancouver. (First acquisition)</w:t>
      </w:r>
    </w:p>
    <w:p w:rsidR="51E9932E" w:rsidP="68620FBA" w:rsidRDefault="51E9932E" w14:paraId="177B34CA" w14:textId="64F27C15">
      <w:pPr>
        <w:pStyle w:val="ListParagraph"/>
        <w:numPr>
          <w:ilvl w:val="0"/>
          <w:numId w:val="21"/>
        </w:numPr>
        <w:bidi w:val="0"/>
        <w:rPr>
          <w:rFonts w:ascii="Calibri" w:hAnsi="Calibri" w:eastAsia="Calibri" w:cs="Calibri"/>
          <w:b w:val="0"/>
          <w:bCs w:val="0"/>
          <w:i w:val="0"/>
          <w:iCs w:val="0"/>
          <w:caps w:val="0"/>
          <w:smallCaps w:val="0"/>
          <w:noProof w:val="0"/>
          <w:color w:val="0044CC"/>
          <w:sz w:val="22"/>
          <w:szCs w:val="22"/>
          <w:lang w:val="en-US"/>
        </w:rPr>
      </w:pPr>
      <w:r w:rsidRPr="68620FBA" w:rsidR="51E9932E">
        <w:rPr>
          <w:rFonts w:ascii="Calibri" w:hAnsi="Calibri" w:eastAsia="Calibri" w:cs="Calibri"/>
          <w:b w:val="0"/>
          <w:bCs w:val="0"/>
          <w:i w:val="0"/>
          <w:iCs w:val="0"/>
          <w:caps w:val="0"/>
          <w:smallCaps w:val="0"/>
          <w:noProof w:val="0"/>
          <w:color w:val="0044CC"/>
          <w:sz w:val="22"/>
          <w:szCs w:val="22"/>
          <w:lang w:val="en-US"/>
        </w:rPr>
        <w:t xml:space="preserve">Update Keefer Rooms: </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 xml:space="preserve">Keefer Rooms (48 units): </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Purchased</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 xml:space="preserve"> by BC Housing for $8.2M in October 2023 after a 2022 fire displaced 39 residents. DTES CLT operates </w:t>
      </w:r>
      <w:r w:rsidRPr="68620FBA" w:rsidR="51E9932E">
        <w:rPr>
          <w:rFonts w:ascii="Calibri" w:hAnsi="Calibri" w:eastAsia="Calibri" w:cs="Calibri"/>
          <w:b w:val="0"/>
          <w:bCs w:val="0"/>
          <w:i w:val="0"/>
          <w:iCs w:val="0"/>
          <w:caps w:val="0"/>
          <w:smallCaps w:val="0"/>
          <w:noProof w:val="0"/>
          <w:color w:val="333333"/>
          <w:sz w:val="22"/>
          <w:szCs w:val="22"/>
          <w:lang w:val="en-US"/>
        </w:rPr>
        <w:t xml:space="preserve">the </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building in partnership with BC Housing</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 over</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 xml:space="preserve"> time, the lease may transfer fully to DTES CLT. Renovations included window, electrical, </w:t>
      </w:r>
      <w:r w:rsidRPr="68620FBA" w:rsidR="51E9932E">
        <w:rPr>
          <w:rFonts w:ascii="Calibri" w:hAnsi="Calibri" w:eastAsia="Calibri" w:cs="Calibri"/>
          <w:b w:val="0"/>
          <w:bCs w:val="0"/>
          <w:i w:val="0"/>
          <w:iCs w:val="0"/>
          <w:caps w:val="0"/>
          <w:smallCaps w:val="0"/>
          <w:noProof w:val="0"/>
          <w:color w:val="333333"/>
          <w:sz w:val="22"/>
          <w:szCs w:val="22"/>
          <w:lang w:val="en-US"/>
        </w:rPr>
        <w:t xml:space="preserve">and </w:t>
      </w:r>
      <w:r w:rsidRPr="68620FBA" w:rsidR="51E9932E">
        <w:rPr>
          <w:rFonts w:ascii="Calibri" w:hAnsi="Calibri" w:eastAsia="Calibri" w:cs="Calibri"/>
          <w:b w:val="0"/>
          <w:bCs w:val="0"/>
          <w:i w:val="0"/>
          <w:iCs w:val="0"/>
          <w:caps w:val="0"/>
          <w:smallCaps w:val="0"/>
          <w:strike w:val="0"/>
          <w:dstrike w:val="0"/>
          <w:noProof w:val="0"/>
          <w:color w:val="0044CC"/>
          <w:sz w:val="22"/>
          <w:szCs w:val="22"/>
          <w:u w:val="single"/>
          <w:lang w:val="en-US"/>
        </w:rPr>
        <w:t>fire-system upgrades. (BC Housing partnership)</w:t>
      </w:r>
    </w:p>
    <w:p w:rsidR="333FB58C" w:rsidP="68620FBA" w:rsidRDefault="333FB58C" w14:paraId="793D150E" w14:textId="7A7E68CB">
      <w:pPr>
        <w:pStyle w:val="Normal"/>
        <w:bidi w:val="0"/>
        <w:rPr>
          <w:rFonts w:ascii="Calibri" w:hAnsi="Calibri" w:eastAsia="Calibri" w:cs="Calibri"/>
          <w:b w:val="0"/>
          <w:bCs w:val="0"/>
          <w:i w:val="0"/>
          <w:iCs w:val="0"/>
          <w:caps w:val="0"/>
          <w:smallCaps w:val="0"/>
          <w:noProof w:val="0"/>
          <w:color w:val="0044CC"/>
          <w:sz w:val="22"/>
          <w:szCs w:val="22"/>
          <w:lang w:val="en-US"/>
        </w:rPr>
      </w:pPr>
      <w:r w:rsidRPr="68620FBA" w:rsidR="333FB58C">
        <w:rPr>
          <w:noProof w:val="0"/>
          <w:lang w:val="en-US"/>
        </w:rPr>
        <w:t xml:space="preserve">Partners and </w:t>
      </w:r>
      <w:r w:rsidRPr="68620FBA" w:rsidR="333FB58C">
        <w:rPr>
          <w:noProof w:val="0"/>
          <w:lang w:val="en-US"/>
        </w:rPr>
        <w:t>Work:</w:t>
      </w:r>
    </w:p>
    <w:p w:rsidR="333FB58C" w:rsidP="68620FBA" w:rsidRDefault="333FB58C" w14:paraId="55A8F057" w14:textId="09B923E4">
      <w:pPr>
        <w:pStyle w:val="ListParagraph"/>
        <w:numPr>
          <w:ilvl w:val="0"/>
          <w:numId w:val="23"/>
        </w:numPr>
        <w:bidi w:val="0"/>
        <w:rPr>
          <w:rFonts w:ascii="Calibri" w:hAnsi="Calibri" w:eastAsia="Calibri" w:cs="Calibri"/>
          <w:b w:val="0"/>
          <w:bCs w:val="0"/>
          <w:i w:val="0"/>
          <w:iCs w:val="0"/>
          <w:caps w:val="0"/>
          <w:smallCaps w:val="0"/>
          <w:noProof w:val="0"/>
          <w:color w:val="0044CC"/>
          <w:sz w:val="22"/>
          <w:szCs w:val="22"/>
          <w:lang w:val="en-US"/>
        </w:rPr>
      </w:pPr>
      <w:r w:rsidRPr="68620FBA" w:rsidR="333FB58C">
        <w:rPr>
          <w:noProof w:val="0"/>
          <w:lang w:val="en-US"/>
        </w:rPr>
        <w:t>Make the changes from Alina’s edits. (not reflected currently)</w:t>
      </w:r>
    </w:p>
    <w:p w:rsidR="40182BDE" w:rsidP="68620FBA" w:rsidRDefault="40182BDE" w14:paraId="4570FFD4" w14:textId="008C22D5">
      <w:pPr>
        <w:pStyle w:val="ListParagraph"/>
        <w:numPr>
          <w:ilvl w:val="0"/>
          <w:numId w:val="32"/>
        </w:numPr>
        <w:bidi w:val="0"/>
        <w:rPr>
          <w:rFonts w:ascii="Open Sans" w:hAnsi="Open Sans" w:eastAsia="Open Sans" w:cs="Open Sans"/>
          <w:b w:val="0"/>
          <w:bCs w:val="0"/>
          <w:i w:val="0"/>
          <w:iCs w:val="0"/>
          <w:caps w:val="0"/>
          <w:smallCaps w:val="0"/>
          <w:noProof w:val="0"/>
          <w:color w:val="0F172A"/>
          <w:sz w:val="22"/>
          <w:szCs w:val="22"/>
          <w:lang w:val="en-US"/>
        </w:rPr>
      </w:pPr>
      <w:r w:rsidRPr="68620FBA" w:rsidR="40182BDE">
        <w:rPr>
          <w:rFonts w:ascii="Open Sans" w:hAnsi="Open Sans" w:eastAsia="Open Sans" w:cs="Open Sans"/>
          <w:b w:val="0"/>
          <w:bCs w:val="0"/>
          <w:i w:val="0"/>
          <w:iCs w:val="0"/>
          <w:caps w:val="0"/>
          <w:smallCaps w:val="0"/>
          <w:noProof w:val="0"/>
          <w:color w:val="0F172A"/>
          <w:sz w:val="22"/>
          <w:szCs w:val="22"/>
          <w:lang w:val="en-US"/>
        </w:rPr>
        <w:t>Add section: Zoning Changes in Vancouver and their Impact on Low-Income Housing</w:t>
      </w:r>
    </w:p>
    <w:p w:rsidR="40182BDE" w:rsidP="68620FBA" w:rsidRDefault="40182BDE" w14:paraId="3E05C527" w14:textId="0EF2F220">
      <w:pPr>
        <w:pStyle w:val="ListParagraph"/>
        <w:numPr>
          <w:ilvl w:val="1"/>
          <w:numId w:val="32"/>
        </w:numPr>
        <w:suppressLineNumbers w:val="0"/>
        <w:bidi w:val="0"/>
        <w:spacing w:before="0" w:beforeAutospacing="off" w:after="160" w:afterAutospacing="off" w:line="279" w:lineRule="auto"/>
        <w:ind w:left="1440" w:right="0" w:hanging="360"/>
        <w:jc w:val="left"/>
        <w:rPr>
          <w:rFonts w:ascii="Open Sans" w:hAnsi="Open Sans" w:eastAsia="Open Sans" w:cs="Open Sans"/>
          <w:b w:val="0"/>
          <w:bCs w:val="0"/>
          <w:i w:val="0"/>
          <w:iCs w:val="0"/>
          <w:caps w:val="0"/>
          <w:smallCaps w:val="0"/>
          <w:noProof w:val="0"/>
          <w:color w:val="181F2A"/>
          <w:sz w:val="25"/>
          <w:szCs w:val="25"/>
          <w:lang w:val="en-US"/>
        </w:rPr>
      </w:pPr>
      <w:r w:rsidRPr="68620FBA" w:rsidR="40182BDE">
        <w:rPr>
          <w:rFonts w:ascii="Open Sans" w:hAnsi="Open Sans" w:eastAsia="Open Sans" w:cs="Open Sans"/>
          <w:b w:val="0"/>
          <w:bCs w:val="0"/>
          <w:i w:val="0"/>
          <w:iCs w:val="0"/>
          <w:caps w:val="0"/>
          <w:smallCaps w:val="0"/>
          <w:noProof w:val="0"/>
          <w:color w:val="181F2A"/>
          <w:sz w:val="25"/>
          <w:szCs w:val="25"/>
          <w:lang w:val="en-US"/>
        </w:rPr>
        <w:t xml:space="preserve">Dr. Kuni Kamizaki (UBC) is working in partnership with the Downtown Eastside (DTES) CLT to understand how policy changes led by Vancouver City Council will </w:t>
      </w:r>
      <w:r w:rsidRPr="68620FBA" w:rsidR="40182BDE">
        <w:rPr>
          <w:rFonts w:ascii="Open Sans" w:hAnsi="Open Sans" w:eastAsia="Open Sans" w:cs="Open Sans"/>
          <w:b w:val="0"/>
          <w:bCs w:val="0"/>
          <w:i w:val="0"/>
          <w:iCs w:val="0"/>
          <w:caps w:val="0"/>
          <w:smallCaps w:val="0"/>
          <w:noProof w:val="0"/>
          <w:color w:val="181F2A"/>
          <w:sz w:val="25"/>
          <w:szCs w:val="25"/>
          <w:lang w:val="en-US"/>
        </w:rPr>
        <w:t>impact</w:t>
      </w:r>
      <w:r w:rsidRPr="68620FBA" w:rsidR="40182BDE">
        <w:rPr>
          <w:rFonts w:ascii="Open Sans" w:hAnsi="Open Sans" w:eastAsia="Open Sans" w:cs="Open Sans"/>
          <w:b w:val="0"/>
          <w:bCs w:val="0"/>
          <w:i w:val="0"/>
          <w:iCs w:val="0"/>
          <w:caps w:val="0"/>
          <w:smallCaps w:val="0"/>
          <w:noProof w:val="0"/>
          <w:color w:val="181F2A"/>
          <w:sz w:val="25"/>
          <w:szCs w:val="25"/>
          <w:lang w:val="en-US"/>
        </w:rPr>
        <w:t xml:space="preserve"> the preservation and replacement of single room occupancy (SRO) housing. SRO housing is the primary source of low-income housing in the DTES</w:t>
      </w:r>
      <w:r w:rsidRPr="68620FBA" w:rsidR="5945BC9B">
        <w:rPr>
          <w:rFonts w:ascii="Open Sans" w:hAnsi="Open Sans" w:eastAsia="Open Sans" w:cs="Open Sans"/>
          <w:b w:val="0"/>
          <w:bCs w:val="0"/>
          <w:i w:val="0"/>
          <w:iCs w:val="0"/>
          <w:caps w:val="0"/>
          <w:smallCaps w:val="0"/>
          <w:noProof w:val="0"/>
          <w:color w:val="181F2A"/>
          <w:sz w:val="25"/>
          <w:szCs w:val="25"/>
          <w:lang w:val="en-US"/>
        </w:rPr>
        <w:t xml:space="preserve">, which </w:t>
      </w:r>
      <w:r w:rsidRPr="68620FBA" w:rsidR="40182BDE">
        <w:rPr>
          <w:rFonts w:ascii="Open Sans" w:hAnsi="Open Sans" w:eastAsia="Open Sans" w:cs="Open Sans"/>
          <w:b w:val="0"/>
          <w:bCs w:val="0"/>
          <w:i w:val="0"/>
          <w:iCs w:val="0"/>
          <w:caps w:val="0"/>
          <w:smallCaps w:val="0"/>
          <w:noProof w:val="0"/>
          <w:color w:val="181F2A"/>
          <w:sz w:val="25"/>
          <w:szCs w:val="25"/>
          <w:lang w:val="en-US"/>
        </w:rPr>
        <w:t>the DTES CLT has been working to preserve. These buildings are</w:t>
      </w:r>
      <w:r w:rsidRPr="68620FBA" w:rsidR="6B112139">
        <w:rPr>
          <w:rFonts w:ascii="Open Sans" w:hAnsi="Open Sans" w:eastAsia="Open Sans" w:cs="Open Sans"/>
          <w:b w:val="0"/>
          <w:bCs w:val="0"/>
          <w:i w:val="0"/>
          <w:iCs w:val="0"/>
          <w:caps w:val="0"/>
          <w:smallCaps w:val="0"/>
          <w:noProof w:val="0"/>
          <w:color w:val="181F2A"/>
          <w:sz w:val="25"/>
          <w:szCs w:val="25"/>
          <w:lang w:val="en-US"/>
        </w:rPr>
        <w:t xml:space="preserve"> especially</w:t>
      </w:r>
      <w:r w:rsidRPr="68620FBA" w:rsidR="40182BDE">
        <w:rPr>
          <w:rFonts w:ascii="Open Sans" w:hAnsi="Open Sans" w:eastAsia="Open Sans" w:cs="Open Sans"/>
          <w:b w:val="0"/>
          <w:bCs w:val="0"/>
          <w:i w:val="0"/>
          <w:iCs w:val="0"/>
          <w:caps w:val="0"/>
          <w:smallCaps w:val="0"/>
          <w:noProof w:val="0"/>
          <w:color w:val="181F2A"/>
          <w:sz w:val="25"/>
          <w:szCs w:val="25"/>
          <w:lang w:val="en-US"/>
        </w:rPr>
        <w:t xml:space="preserve"> susceptible to conversion and gentrification-by-upscaling. Vancouver City Council recently passed a bill </w:t>
      </w:r>
      <w:r w:rsidRPr="68620FBA" w:rsidR="1B7E8A04">
        <w:rPr>
          <w:rFonts w:ascii="Open Sans" w:hAnsi="Open Sans" w:eastAsia="Open Sans" w:cs="Open Sans"/>
          <w:b w:val="0"/>
          <w:bCs w:val="0"/>
          <w:i w:val="0"/>
          <w:iCs w:val="0"/>
          <w:caps w:val="0"/>
          <w:smallCaps w:val="0"/>
          <w:noProof w:val="0"/>
          <w:color w:val="181F2A"/>
          <w:sz w:val="25"/>
          <w:szCs w:val="25"/>
          <w:lang w:val="en-US"/>
        </w:rPr>
        <w:t xml:space="preserve">that </w:t>
      </w:r>
      <w:r w:rsidRPr="68620FBA" w:rsidR="40182BDE">
        <w:rPr>
          <w:rFonts w:ascii="Open Sans" w:hAnsi="Open Sans" w:eastAsia="Open Sans" w:cs="Open Sans"/>
          <w:b w:val="0"/>
          <w:bCs w:val="0"/>
          <w:i w:val="0"/>
          <w:iCs w:val="0"/>
          <w:caps w:val="0"/>
          <w:smallCaps w:val="0"/>
          <w:noProof w:val="0"/>
          <w:color w:val="181F2A"/>
          <w:sz w:val="25"/>
          <w:szCs w:val="25"/>
          <w:lang w:val="en-US"/>
        </w:rPr>
        <w:t xml:space="preserve">dramatically </w:t>
      </w:r>
      <w:r w:rsidRPr="68620FBA" w:rsidR="4467C970">
        <w:rPr>
          <w:rFonts w:ascii="Open Sans" w:hAnsi="Open Sans" w:eastAsia="Open Sans" w:cs="Open Sans"/>
          <w:b w:val="0"/>
          <w:bCs w:val="0"/>
          <w:i w:val="0"/>
          <w:iCs w:val="0"/>
          <w:caps w:val="0"/>
          <w:smallCaps w:val="0"/>
          <w:noProof w:val="0"/>
          <w:color w:val="181F2A"/>
          <w:sz w:val="25"/>
          <w:szCs w:val="25"/>
          <w:lang w:val="en-US"/>
        </w:rPr>
        <w:t xml:space="preserve">upzoned </w:t>
      </w:r>
      <w:r w:rsidRPr="68620FBA" w:rsidR="40182BDE">
        <w:rPr>
          <w:rFonts w:ascii="Open Sans" w:hAnsi="Open Sans" w:eastAsia="Open Sans" w:cs="Open Sans"/>
          <w:b w:val="0"/>
          <w:bCs w:val="0"/>
          <w:i w:val="0"/>
          <w:iCs w:val="0"/>
          <w:caps w:val="0"/>
          <w:smallCaps w:val="0"/>
          <w:noProof w:val="0"/>
          <w:color w:val="181F2A"/>
          <w:sz w:val="25"/>
          <w:szCs w:val="25"/>
          <w:lang w:val="en-US"/>
        </w:rPr>
        <w:t>the DTES Oppenheimer District, removing restrictions that have protected this area from new condominium (re)development, property speculation</w:t>
      </w:r>
      <w:r w:rsidRPr="68620FBA" w:rsidR="4E089D84">
        <w:rPr>
          <w:rFonts w:ascii="Open Sans" w:hAnsi="Open Sans" w:eastAsia="Open Sans" w:cs="Open Sans"/>
          <w:b w:val="0"/>
          <w:bCs w:val="0"/>
          <w:i w:val="0"/>
          <w:iCs w:val="0"/>
          <w:caps w:val="0"/>
          <w:smallCaps w:val="0"/>
          <w:noProof w:val="0"/>
          <w:color w:val="181F2A"/>
          <w:sz w:val="25"/>
          <w:szCs w:val="25"/>
          <w:lang w:val="en-US"/>
        </w:rPr>
        <w:t>,</w:t>
      </w:r>
      <w:r w:rsidRPr="68620FBA" w:rsidR="40182BDE">
        <w:rPr>
          <w:rFonts w:ascii="Open Sans" w:hAnsi="Open Sans" w:eastAsia="Open Sans" w:cs="Open Sans"/>
          <w:b w:val="0"/>
          <w:bCs w:val="0"/>
          <w:i w:val="0"/>
          <w:iCs w:val="0"/>
          <w:caps w:val="0"/>
          <w:smallCaps w:val="0"/>
          <w:noProof w:val="0"/>
          <w:color w:val="181F2A"/>
          <w:sz w:val="25"/>
          <w:szCs w:val="25"/>
          <w:lang w:val="en-US"/>
        </w:rPr>
        <w:t xml:space="preserve"> and </w:t>
      </w:r>
      <w:r w:rsidRPr="68620FBA" w:rsidR="4F58CCE5">
        <w:rPr>
          <w:rFonts w:ascii="Open Sans" w:hAnsi="Open Sans" w:eastAsia="Open Sans" w:cs="Open Sans"/>
          <w:b w:val="0"/>
          <w:bCs w:val="0"/>
          <w:i w:val="0"/>
          <w:iCs w:val="0"/>
          <w:caps w:val="0"/>
          <w:smallCaps w:val="0"/>
          <w:noProof w:val="0"/>
          <w:color w:val="181F2A"/>
          <w:sz w:val="25"/>
          <w:szCs w:val="25"/>
          <w:lang w:val="en-US"/>
        </w:rPr>
        <w:t>rapid</w:t>
      </w:r>
      <w:r w:rsidRPr="68620FBA" w:rsidR="40182BDE">
        <w:rPr>
          <w:rFonts w:ascii="Open Sans" w:hAnsi="Open Sans" w:eastAsia="Open Sans" w:cs="Open Sans"/>
          <w:b w:val="0"/>
          <w:bCs w:val="0"/>
          <w:i w:val="0"/>
          <w:iCs w:val="0"/>
          <w:caps w:val="0"/>
          <w:smallCaps w:val="0"/>
          <w:noProof w:val="0"/>
          <w:color w:val="181F2A"/>
          <w:sz w:val="25"/>
          <w:szCs w:val="25"/>
          <w:lang w:val="en-US"/>
        </w:rPr>
        <w:t xml:space="preserve"> displacement by gentrification.  </w:t>
      </w:r>
    </w:p>
    <w:p w:rsidR="7DA0F60F" w:rsidP="68620FBA" w:rsidRDefault="7DA0F60F" w14:paraId="04905AF1" w14:textId="08DA050A">
      <w:pPr>
        <w:pStyle w:val="ListParagraph"/>
        <w:numPr>
          <w:ilvl w:val="0"/>
          <w:numId w:val="32"/>
        </w:numPr>
        <w:bidi w:val="0"/>
        <w:rPr>
          <w:rFonts w:ascii="Open Sans" w:hAnsi="Open Sans" w:eastAsia="Open Sans" w:cs="Open Sans"/>
          <w:b w:val="0"/>
          <w:bCs w:val="0"/>
          <w:i w:val="0"/>
          <w:iCs w:val="0"/>
          <w:caps w:val="0"/>
          <w:smallCaps w:val="0"/>
          <w:noProof w:val="0"/>
          <w:color w:val="0F172A"/>
          <w:sz w:val="22"/>
          <w:szCs w:val="22"/>
          <w:lang w:val="en-US"/>
        </w:rPr>
      </w:pPr>
      <w:r w:rsidRPr="68620FBA" w:rsidR="7DA0F60F">
        <w:rPr>
          <w:noProof w:val="0"/>
          <w:lang w:val="en-US"/>
        </w:rPr>
        <w:t>Add key point: “</w:t>
      </w:r>
      <w:r w:rsidRPr="68620FBA" w:rsidR="7DA0F60F">
        <w:rPr>
          <w:rFonts w:ascii="Open Sans" w:hAnsi="Open Sans" w:eastAsia="Open Sans" w:cs="Open Sans"/>
          <w:b w:val="0"/>
          <w:bCs w:val="0"/>
          <w:i w:val="0"/>
          <w:iCs w:val="0"/>
          <w:caps w:val="0"/>
          <w:smallCaps w:val="0"/>
          <w:noProof w:val="0"/>
          <w:color w:val="0F172A"/>
          <w:sz w:val="22"/>
          <w:szCs w:val="22"/>
          <w:lang w:val="en-US"/>
        </w:rPr>
        <w:t>BSH research partner; featured at CNCLT Summit (October 2024) and currently partnered with BSH’s Dr. Kuni Kamizaki to re</w:t>
      </w:r>
      <w:r w:rsidRPr="68620FBA" w:rsidR="6D31F1E2">
        <w:rPr>
          <w:rFonts w:ascii="Open Sans" w:hAnsi="Open Sans" w:eastAsia="Open Sans" w:cs="Open Sans"/>
          <w:b w:val="0"/>
          <w:bCs w:val="0"/>
          <w:i w:val="0"/>
          <w:iCs w:val="0"/>
          <w:caps w:val="0"/>
          <w:smallCaps w:val="0"/>
          <w:noProof w:val="0"/>
          <w:color w:val="0F172A"/>
          <w:sz w:val="22"/>
          <w:szCs w:val="22"/>
          <w:lang w:val="en-US"/>
        </w:rPr>
        <w:t>search DEOD changes and their effect on SROs”</w:t>
      </w:r>
    </w:p>
    <w:p w:rsidR="760F9E14" w:rsidP="68620FBA" w:rsidRDefault="760F9E14" w14:paraId="78F83754" w14:textId="35719198">
      <w:pPr>
        <w:pStyle w:val="Normal"/>
        <w:bidi w:val="0"/>
        <w:rPr>
          <w:rFonts w:ascii="Open Sans" w:hAnsi="Open Sans" w:eastAsia="Open Sans" w:cs="Open Sans"/>
          <w:b w:val="0"/>
          <w:bCs w:val="0"/>
          <w:i w:val="0"/>
          <w:iCs w:val="0"/>
          <w:caps w:val="0"/>
          <w:smallCaps w:val="0"/>
          <w:noProof w:val="0"/>
          <w:color w:val="0F172A"/>
          <w:sz w:val="22"/>
          <w:szCs w:val="22"/>
          <w:lang w:val="en-US"/>
        </w:rPr>
      </w:pPr>
      <w:r w:rsidRPr="68620FBA" w:rsidR="760F9E14">
        <w:rPr>
          <w:rFonts w:ascii="Open Sans" w:hAnsi="Open Sans" w:eastAsia="Open Sans" w:cs="Open Sans"/>
          <w:b w:val="0"/>
          <w:bCs w:val="0"/>
          <w:i w:val="0"/>
          <w:iCs w:val="0"/>
          <w:caps w:val="0"/>
          <w:smallCaps w:val="0"/>
          <w:noProof w:val="0"/>
          <w:color w:val="0F172A"/>
          <w:sz w:val="22"/>
          <w:szCs w:val="22"/>
          <w:lang w:val="en-US"/>
        </w:rPr>
        <w:t>Resources:</w:t>
      </w:r>
    </w:p>
    <w:p w:rsidR="760F9E14" w:rsidP="68620FBA" w:rsidRDefault="760F9E14" w14:paraId="76EAF26F" w14:textId="123F874D">
      <w:pPr>
        <w:pStyle w:val="ListParagraph"/>
        <w:numPr>
          <w:ilvl w:val="0"/>
          <w:numId w:val="33"/>
        </w:numPr>
        <w:bidi w:val="0"/>
        <w:rPr>
          <w:rFonts w:ascii="Open Sans" w:hAnsi="Open Sans" w:eastAsia="Open Sans" w:cs="Open Sans"/>
          <w:b w:val="0"/>
          <w:bCs w:val="0"/>
          <w:i w:val="0"/>
          <w:iCs w:val="0"/>
          <w:caps w:val="0"/>
          <w:smallCaps w:val="0"/>
          <w:noProof w:val="0"/>
          <w:color w:val="0F172A"/>
          <w:sz w:val="22"/>
          <w:szCs w:val="22"/>
          <w:lang w:val="en-US"/>
        </w:rPr>
      </w:pPr>
      <w:r w:rsidRPr="68620FBA" w:rsidR="760F9E14">
        <w:rPr>
          <w:rFonts w:ascii="Open Sans" w:hAnsi="Open Sans" w:eastAsia="Open Sans" w:cs="Open Sans"/>
          <w:b w:val="0"/>
          <w:bCs w:val="0"/>
          <w:i w:val="0"/>
          <w:iCs w:val="0"/>
          <w:caps w:val="0"/>
          <w:smallCaps w:val="0"/>
          <w:noProof w:val="0"/>
          <w:color w:val="0F172A"/>
          <w:sz w:val="22"/>
          <w:szCs w:val="22"/>
          <w:lang w:val="en-US"/>
        </w:rPr>
        <w:t>Add</w:t>
      </w:r>
      <w:r w:rsidRPr="68620FBA" w:rsidR="58BFD12A">
        <w:rPr>
          <w:rFonts w:ascii="Open Sans" w:hAnsi="Open Sans" w:eastAsia="Open Sans" w:cs="Open Sans"/>
          <w:b w:val="0"/>
          <w:bCs w:val="0"/>
          <w:i w:val="0"/>
          <w:iCs w:val="0"/>
          <w:caps w:val="0"/>
          <w:smallCaps w:val="0"/>
          <w:noProof w:val="0"/>
          <w:color w:val="0F172A"/>
          <w:sz w:val="22"/>
          <w:szCs w:val="22"/>
          <w:lang w:val="en-US"/>
        </w:rPr>
        <w:t>:</w:t>
      </w:r>
      <w:r w:rsidRPr="68620FBA" w:rsidR="760F9E14">
        <w:rPr>
          <w:rFonts w:ascii="Open Sans" w:hAnsi="Open Sans" w:eastAsia="Open Sans" w:cs="Open Sans"/>
          <w:b w:val="0"/>
          <w:bCs w:val="0"/>
          <w:i w:val="0"/>
          <w:iCs w:val="0"/>
          <w:caps w:val="0"/>
          <w:smallCaps w:val="0"/>
          <w:noProof w:val="0"/>
          <w:color w:val="0F172A"/>
          <w:sz w:val="22"/>
          <w:szCs w:val="22"/>
          <w:lang w:val="en-US"/>
        </w:rPr>
        <w:t xml:space="preserve"> </w:t>
      </w:r>
      <w:r w:rsidRPr="68620FBA" w:rsidR="760F9E14">
        <w:rPr>
          <w:rFonts w:ascii="Open Sans" w:hAnsi="Open Sans" w:eastAsia="Open Sans" w:cs="Open Sans"/>
          <w:b w:val="0"/>
          <w:bCs w:val="0"/>
          <w:i w:val="0"/>
          <w:iCs w:val="0"/>
          <w:caps w:val="0"/>
          <w:smallCaps w:val="0"/>
          <w:noProof w:val="0"/>
          <w:color w:val="0F172A"/>
          <w:sz w:val="22"/>
          <w:szCs w:val="22"/>
          <w:lang w:val="en-US"/>
        </w:rPr>
        <w:t>BSH Project “Strengthening Community Land Trust Research”</w:t>
      </w:r>
      <w:r w:rsidRPr="68620FBA" w:rsidR="31D8858D">
        <w:rPr>
          <w:rFonts w:ascii="Open Sans" w:hAnsi="Open Sans" w:eastAsia="Open Sans" w:cs="Open Sans"/>
          <w:b w:val="0"/>
          <w:bCs w:val="0"/>
          <w:i w:val="0"/>
          <w:iCs w:val="0"/>
          <w:caps w:val="0"/>
          <w:smallCaps w:val="0"/>
          <w:noProof w:val="0"/>
          <w:color w:val="0F172A"/>
          <w:sz w:val="22"/>
          <w:szCs w:val="22"/>
          <w:lang w:val="en-US"/>
        </w:rPr>
        <w:t xml:space="preserve"> is looking at DEOD changes and their effect on </w:t>
      </w:r>
      <w:r w:rsidRPr="68620FBA" w:rsidR="06D933D3">
        <w:rPr>
          <w:rFonts w:ascii="Open Sans" w:hAnsi="Open Sans" w:eastAsia="Open Sans" w:cs="Open Sans"/>
          <w:b w:val="0"/>
          <w:bCs w:val="0"/>
          <w:i w:val="0"/>
          <w:iCs w:val="0"/>
          <w:caps w:val="0"/>
          <w:smallCaps w:val="0"/>
          <w:noProof w:val="0"/>
          <w:color w:val="0F172A"/>
          <w:sz w:val="22"/>
          <w:szCs w:val="22"/>
          <w:lang w:val="en-US"/>
        </w:rPr>
        <w:t>low-income housing in the DTES</w:t>
      </w:r>
      <w:r w:rsidRPr="68620FBA" w:rsidR="229BF812">
        <w:rPr>
          <w:rFonts w:ascii="Open Sans" w:hAnsi="Open Sans" w:eastAsia="Open Sans" w:cs="Open Sans"/>
          <w:b w:val="0"/>
          <w:bCs w:val="0"/>
          <w:i w:val="0"/>
          <w:iCs w:val="0"/>
          <w:caps w:val="0"/>
          <w:smallCaps w:val="0"/>
          <w:noProof w:val="0"/>
          <w:color w:val="0F172A"/>
          <w:sz w:val="22"/>
          <w:szCs w:val="22"/>
          <w:lang w:val="en-US"/>
        </w:rPr>
        <w:t xml:space="preserve"> </w:t>
      </w:r>
      <w:hyperlink r:id="R0239a6fee8cc4431">
        <w:r w:rsidRPr="68620FBA" w:rsidR="229BF812">
          <w:rPr>
            <w:rStyle w:val="Hyperlink"/>
            <w:rFonts w:ascii="Open Sans" w:hAnsi="Open Sans" w:eastAsia="Open Sans" w:cs="Open Sans"/>
            <w:b w:val="0"/>
            <w:bCs w:val="0"/>
            <w:i w:val="0"/>
            <w:iCs w:val="0"/>
            <w:caps w:val="0"/>
            <w:smallCaps w:val="0"/>
            <w:noProof w:val="0"/>
            <w:sz w:val="22"/>
            <w:szCs w:val="22"/>
            <w:lang w:val="en-US"/>
          </w:rPr>
          <w:t>https://bsh.ubc.ca/vancouvers-downtown-eastside-upzoning-a-policy-out-of-balance/</w:t>
        </w:r>
      </w:hyperlink>
      <w:r w:rsidRPr="68620FBA" w:rsidR="229BF812">
        <w:rPr>
          <w:rFonts w:ascii="Open Sans" w:hAnsi="Open Sans" w:eastAsia="Open Sans" w:cs="Open Sans"/>
          <w:b w:val="0"/>
          <w:bCs w:val="0"/>
          <w:i w:val="0"/>
          <w:iCs w:val="0"/>
          <w:caps w:val="0"/>
          <w:smallCaps w:val="0"/>
          <w:noProof w:val="0"/>
          <w:color w:val="0F172A"/>
          <w:sz w:val="22"/>
          <w:szCs w:val="22"/>
          <w:lang w:val="en-US"/>
        </w:rPr>
        <w:t xml:space="preserve"> </w:t>
      </w:r>
      <w:r w:rsidRPr="68620FBA" w:rsidR="760F9E14">
        <w:rPr>
          <w:rFonts w:ascii="Open Sans" w:hAnsi="Open Sans" w:eastAsia="Open Sans" w:cs="Open Sans"/>
          <w:b w:val="0"/>
          <w:bCs w:val="0"/>
          <w:i w:val="0"/>
          <w:iCs w:val="0"/>
          <w:caps w:val="0"/>
          <w:smallCaps w:val="0"/>
          <w:noProof w:val="0"/>
          <w:color w:val="0F172A"/>
          <w:sz w:val="22"/>
          <w:szCs w:val="22"/>
          <w:lang w:val="en-US"/>
        </w:rPr>
        <w:t xml:space="preserve"> </w:t>
      </w:r>
    </w:p>
    <w:p w:rsidR="68620FBA" w:rsidP="68620FBA" w:rsidRDefault="68620FBA" w14:paraId="56E26D59" w14:textId="26CFED11">
      <w:pPr>
        <w:pStyle w:val="Normal"/>
        <w:bidi w:val="0"/>
        <w:rPr>
          <w:rFonts w:ascii="Calibri" w:hAnsi="Calibri" w:eastAsia="Calibri" w:cs="Calibri"/>
          <w:b w:val="0"/>
          <w:bCs w:val="0"/>
          <w:i w:val="0"/>
          <w:iCs w:val="0"/>
          <w:caps w:val="0"/>
          <w:smallCaps w:val="0"/>
          <w:noProof w:val="0"/>
          <w:color w:val="0044CC"/>
          <w:sz w:val="22"/>
          <w:szCs w:val="22"/>
          <w:lang w:val="en-US"/>
        </w:rPr>
      </w:pPr>
    </w:p>
    <w:p w:rsidR="268E24C8" w:rsidP="68620FBA" w:rsidRDefault="268E24C8" w14:paraId="686A96E5" w14:textId="4EDB0239">
      <w:pPr>
        <w:pStyle w:val="Normal"/>
        <w:bidi w:val="0"/>
        <w:rPr>
          <w:b w:val="1"/>
          <w:bCs w:val="1"/>
          <w:noProof w:val="0"/>
          <w:sz w:val="28"/>
          <w:szCs w:val="28"/>
          <w:lang w:val="en-US"/>
        </w:rPr>
      </w:pPr>
      <w:r w:rsidRPr="68620FBA" w:rsidR="268E24C8">
        <w:rPr>
          <w:b w:val="1"/>
          <w:bCs w:val="1"/>
          <w:noProof w:val="0"/>
          <w:sz w:val="28"/>
          <w:szCs w:val="28"/>
          <w:lang w:val="en-US"/>
        </w:rPr>
        <w:t>SRO Collaborative</w:t>
      </w:r>
    </w:p>
    <w:p w:rsidR="268E24C8" w:rsidP="68620FBA" w:rsidRDefault="268E24C8" w14:paraId="42A20473" w14:textId="2D85DACA">
      <w:pPr>
        <w:pStyle w:val="Normal"/>
        <w:bidi w:val="0"/>
        <w:rPr>
          <w:b w:val="0"/>
          <w:bCs w:val="0"/>
          <w:noProof w:val="0"/>
          <w:sz w:val="24"/>
          <w:szCs w:val="24"/>
          <w:lang w:val="en-US"/>
        </w:rPr>
      </w:pPr>
      <w:r w:rsidRPr="68620FBA" w:rsidR="268E24C8">
        <w:rPr>
          <w:b w:val="0"/>
          <w:bCs w:val="0"/>
          <w:noProof w:val="0"/>
          <w:sz w:val="24"/>
          <w:szCs w:val="24"/>
          <w:lang w:val="en-US"/>
        </w:rPr>
        <w:t>Overview:</w:t>
      </w:r>
    </w:p>
    <w:p w:rsidR="268E24C8" w:rsidP="68620FBA" w:rsidRDefault="268E24C8" w14:paraId="28D8611E" w14:textId="688EDB5A">
      <w:pPr>
        <w:pStyle w:val="ListParagraph"/>
        <w:numPr>
          <w:ilvl w:val="0"/>
          <w:numId w:val="24"/>
        </w:numPr>
        <w:bidi w:val="0"/>
        <w:rPr>
          <w:b w:val="0"/>
          <w:bCs w:val="0"/>
          <w:noProof w:val="0"/>
          <w:sz w:val="24"/>
          <w:szCs w:val="24"/>
          <w:lang w:val="en-US"/>
        </w:rPr>
      </w:pPr>
      <w:r w:rsidRPr="68620FBA" w:rsidR="268E24C8">
        <w:rPr>
          <w:b w:val="0"/>
          <w:bCs w:val="0"/>
          <w:noProof w:val="0"/>
          <w:sz w:val="24"/>
          <w:szCs w:val="24"/>
          <w:lang w:val="en-US"/>
        </w:rPr>
        <w:t xml:space="preserve">Update first paragraph to reflect missing sentence from Alina’s edits (comment flagged in </w:t>
      </w:r>
      <w:r w:rsidRPr="68620FBA" w:rsidR="268E24C8">
        <w:rPr>
          <w:b w:val="0"/>
          <w:bCs w:val="0"/>
          <w:noProof w:val="0"/>
          <w:sz w:val="24"/>
          <w:szCs w:val="24"/>
          <w:lang w:val="en-US"/>
        </w:rPr>
        <w:t>other</w:t>
      </w:r>
      <w:r w:rsidRPr="68620FBA" w:rsidR="268E24C8">
        <w:rPr>
          <w:b w:val="0"/>
          <w:bCs w:val="0"/>
          <w:noProof w:val="0"/>
          <w:sz w:val="24"/>
          <w:szCs w:val="24"/>
          <w:lang w:val="en-US"/>
        </w:rPr>
        <w:t xml:space="preserve"> doc).</w:t>
      </w:r>
    </w:p>
    <w:p w:rsidR="268E24C8" w:rsidP="68620FBA" w:rsidRDefault="268E24C8" w14:paraId="67BD4279" w14:textId="1DF4C3F9">
      <w:pPr>
        <w:pStyle w:val="ListParagraph"/>
        <w:numPr>
          <w:ilvl w:val="0"/>
          <w:numId w:val="24"/>
        </w:numPr>
        <w:bidi w:val="0"/>
        <w:rPr>
          <w:rFonts w:ascii="Calibri" w:hAnsi="Calibri" w:eastAsia="Calibri" w:cs="Calibri"/>
          <w:b w:val="0"/>
          <w:bCs w:val="0"/>
          <w:i w:val="0"/>
          <w:iCs w:val="0"/>
          <w:caps w:val="0"/>
          <w:smallCaps w:val="0"/>
          <w:strike w:val="0"/>
          <w:dstrike w:val="0"/>
          <w:noProof w:val="0"/>
          <w:color w:val="0044CC"/>
          <w:sz w:val="22"/>
          <w:szCs w:val="22"/>
          <w:u w:val="single"/>
          <w:lang w:val="en-US"/>
        </w:rPr>
      </w:pPr>
      <w:r w:rsidRPr="68620FBA" w:rsidR="268E24C8">
        <w:rPr>
          <w:b w:val="0"/>
          <w:bCs w:val="0"/>
          <w:noProof w:val="0"/>
          <w:sz w:val="24"/>
          <w:szCs w:val="24"/>
          <w:lang w:val="en-US"/>
        </w:rPr>
        <w:t xml:space="preserve">Review all other edits Alina made in this section, as other edits are not reflected online (example: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 xml:space="preserve">Core programs include: tenant committees that identify building-level issues and coordinate safety planning; TORO (Tenant Overdose Response Organizers) providing peer-led harm reduction and naloxone access; room cleaning and repairs training; cultural reconnection </w:t>
      </w:r>
      <w:r w:rsidRPr="68620FBA" w:rsidR="268E24C8">
        <w:rPr>
          <w:rFonts w:ascii="Calibri" w:hAnsi="Calibri" w:eastAsia="Calibri" w:cs="Calibri"/>
          <w:b w:val="0"/>
          <w:bCs w:val="0"/>
          <w:i w:val="0"/>
          <w:iCs w:val="0"/>
          <w:caps w:val="0"/>
          <w:smallCaps w:val="0"/>
          <w:noProof w:val="0"/>
          <w:color w:val="333333"/>
          <w:sz w:val="22"/>
          <w:szCs w:val="22"/>
          <w:lang w:val="en-US"/>
        </w:rPr>
        <w:t xml:space="preserve">supports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 xml:space="preserve">for Indigenous </w:t>
      </w:r>
      <w:r w:rsidRPr="68620FBA" w:rsidR="268E24C8">
        <w:rPr>
          <w:rFonts w:ascii="Calibri" w:hAnsi="Calibri" w:eastAsia="Calibri" w:cs="Calibri"/>
          <w:b w:val="0"/>
          <w:bCs w:val="0"/>
          <w:i w:val="0"/>
          <w:iCs w:val="0"/>
          <w:caps w:val="0"/>
          <w:smallCaps w:val="0"/>
          <w:noProof w:val="0"/>
          <w:color w:val="333333"/>
          <w:sz w:val="22"/>
          <w:szCs w:val="22"/>
          <w:lang w:val="en-US"/>
        </w:rPr>
        <w:t xml:space="preserve">tenants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 xml:space="preserve">(~33% of SRO residents); fire safety </w:t>
      </w:r>
      <w:r w:rsidRPr="68620FBA" w:rsidR="268E24C8">
        <w:rPr>
          <w:rFonts w:ascii="Calibri" w:hAnsi="Calibri" w:eastAsia="Calibri" w:cs="Calibri"/>
          <w:b w:val="0"/>
          <w:bCs w:val="0"/>
          <w:i w:val="0"/>
          <w:iCs w:val="0"/>
          <w:caps w:val="0"/>
          <w:smallCaps w:val="0"/>
          <w:noProof w:val="0"/>
          <w:color w:val="333333"/>
          <w:sz w:val="22"/>
          <w:szCs w:val="22"/>
          <w:lang w:val="en-US"/>
        </w:rPr>
        <w:t xml:space="preserve">and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 xml:space="preserve">emergency preparedness; </w:t>
      </w:r>
      <w:r w:rsidRPr="68620FBA" w:rsidR="268E24C8">
        <w:rPr>
          <w:rFonts w:ascii="Calibri" w:hAnsi="Calibri" w:eastAsia="Calibri" w:cs="Calibri"/>
          <w:b w:val="0"/>
          <w:bCs w:val="0"/>
          <w:i w:val="0"/>
          <w:iCs w:val="0"/>
          <w:caps w:val="0"/>
          <w:smallCaps w:val="0"/>
          <w:noProof w:val="0"/>
          <w:color w:val="333333"/>
          <w:sz w:val="22"/>
          <w:szCs w:val="22"/>
          <w:lang w:val="en-US"/>
        </w:rPr>
        <w:t xml:space="preserve">and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 xml:space="preserve">the Right to Remain research collective supporting tenant organizing for improved </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c</w:t>
      </w:r>
      <w:r w:rsidRPr="68620FBA" w:rsidR="268E24C8">
        <w:rPr>
          <w:rFonts w:ascii="Calibri" w:hAnsi="Calibri" w:eastAsia="Calibri" w:cs="Calibri"/>
          <w:b w:val="0"/>
          <w:bCs w:val="0"/>
          <w:i w:val="0"/>
          <w:iCs w:val="0"/>
          <w:caps w:val="0"/>
          <w:smallCaps w:val="0"/>
          <w:strike w:val="0"/>
          <w:dstrike w:val="0"/>
          <w:noProof w:val="0"/>
          <w:color w:val="0044CC"/>
          <w:sz w:val="22"/>
          <w:szCs w:val="22"/>
          <w:u w:val="single"/>
          <w:lang w:val="en-US"/>
        </w:rPr>
        <w:t>onditions.)</w:t>
      </w:r>
    </w:p>
    <w:p w:rsidR="12691709" w:rsidP="68620FBA" w:rsidRDefault="12691709" w14:paraId="4901A61E" w14:textId="2E97DFC6">
      <w:pPr>
        <w:pStyle w:val="Normal"/>
        <w:bidi w:val="0"/>
        <w:rPr>
          <w:noProof w:val="0"/>
          <w:lang w:val="en-US"/>
        </w:rPr>
      </w:pPr>
      <w:r w:rsidRPr="68620FBA" w:rsidR="12691709">
        <w:rPr>
          <w:noProof w:val="0"/>
          <w:lang w:val="en-US"/>
        </w:rPr>
        <w:t>Programs</w:t>
      </w:r>
    </w:p>
    <w:p w:rsidR="46E22EE2" w:rsidP="68620FBA" w:rsidRDefault="46E22EE2" w14:paraId="410ECE8D" w14:textId="17F2069E">
      <w:pPr>
        <w:pStyle w:val="ListParagraph"/>
        <w:numPr>
          <w:ilvl w:val="0"/>
          <w:numId w:val="25"/>
        </w:numPr>
        <w:bidi w:val="0"/>
        <w:rPr>
          <w:noProof w:val="0"/>
          <w:lang w:val="en-US"/>
        </w:rPr>
      </w:pPr>
      <w:r w:rsidRPr="68620FBA" w:rsidR="46E22EE2">
        <w:rPr>
          <w:noProof w:val="0"/>
          <w:lang w:val="en-US"/>
        </w:rPr>
        <w:t xml:space="preserve">Under second bullet, add “~” (approximately) symbol to be more </w:t>
      </w:r>
      <w:r w:rsidRPr="68620FBA" w:rsidR="46E22EE2">
        <w:rPr>
          <w:noProof w:val="0"/>
          <w:lang w:val="en-US"/>
        </w:rPr>
        <w:t>accurate</w:t>
      </w:r>
      <w:r w:rsidRPr="68620FBA" w:rsidR="46E22EE2">
        <w:rPr>
          <w:noProof w:val="0"/>
          <w:lang w:val="en-US"/>
        </w:rPr>
        <w:t xml:space="preserve"> before “40”</w:t>
      </w:r>
    </w:p>
    <w:p w:rsidR="7628AF29" w:rsidP="68620FBA" w:rsidRDefault="7628AF29" w14:paraId="63CF3EBB" w14:textId="5B96056D">
      <w:pPr>
        <w:pStyle w:val="ListParagraph"/>
        <w:numPr>
          <w:ilvl w:val="0"/>
          <w:numId w:val="25"/>
        </w:numPr>
        <w:bidi w:val="0"/>
        <w:rPr>
          <w:rFonts w:ascii="Calibri" w:hAnsi="Calibri" w:eastAsia="Calibri" w:cs="Calibri"/>
          <w:b w:val="0"/>
          <w:bCs w:val="0"/>
          <w:i w:val="0"/>
          <w:iCs w:val="0"/>
          <w:caps w:val="0"/>
          <w:smallCaps w:val="0"/>
          <w:noProof w:val="0"/>
          <w:color w:val="0044CC"/>
          <w:sz w:val="22"/>
          <w:szCs w:val="22"/>
          <w:lang w:val="en-US"/>
        </w:rPr>
      </w:pPr>
      <w:r w:rsidRPr="68620FBA" w:rsidR="7628AF29">
        <w:rPr>
          <w:noProof w:val="0"/>
          <w:lang w:val="en-US"/>
        </w:rPr>
        <w:t xml:space="preserve">Add missed bullet point from Alina’s edits: </w:t>
      </w:r>
      <w:r w:rsidRPr="68620FBA" w:rsidR="7628AF29">
        <w:rPr>
          <w:rFonts w:ascii="Calibri" w:hAnsi="Calibri" w:eastAsia="Calibri" w:cs="Calibri"/>
          <w:b w:val="0"/>
          <w:bCs w:val="0"/>
          <w:i w:val="0"/>
          <w:iCs w:val="0"/>
          <w:caps w:val="0"/>
          <w:smallCaps w:val="0"/>
          <w:strike w:val="0"/>
          <w:dstrike w:val="0"/>
          <w:noProof w:val="0"/>
          <w:color w:val="0044CC"/>
          <w:sz w:val="22"/>
          <w:szCs w:val="22"/>
          <w:u w:val="single"/>
          <w:lang w:val="en-US"/>
        </w:rPr>
        <w:t xml:space="preserve">• Cultural reconnection: Supports </w:t>
      </w:r>
      <w:r w:rsidRPr="68620FBA" w:rsidR="7628AF29">
        <w:rPr>
          <w:rFonts w:ascii="Calibri" w:hAnsi="Calibri" w:eastAsia="Calibri" w:cs="Calibri"/>
          <w:b w:val="0"/>
          <w:bCs w:val="0"/>
          <w:i w:val="0"/>
          <w:iCs w:val="0"/>
          <w:caps w:val="0"/>
          <w:smallCaps w:val="0"/>
          <w:noProof w:val="0"/>
          <w:color w:val="333333"/>
          <w:sz w:val="22"/>
          <w:szCs w:val="22"/>
          <w:lang w:val="en-US"/>
        </w:rPr>
        <w:t xml:space="preserve">for </w:t>
      </w:r>
      <w:r w:rsidRPr="68620FBA" w:rsidR="7628AF29">
        <w:rPr>
          <w:rFonts w:ascii="Calibri" w:hAnsi="Calibri" w:eastAsia="Calibri" w:cs="Calibri"/>
          <w:b w:val="0"/>
          <w:bCs w:val="0"/>
          <w:i w:val="0"/>
          <w:iCs w:val="0"/>
          <w:caps w:val="0"/>
          <w:smallCaps w:val="0"/>
          <w:strike w:val="0"/>
          <w:dstrike w:val="0"/>
          <w:noProof w:val="0"/>
          <w:color w:val="0044CC"/>
          <w:sz w:val="22"/>
          <w:szCs w:val="22"/>
          <w:u w:val="single"/>
          <w:lang w:val="en-US"/>
        </w:rPr>
        <w:t>the ~33% of SRO tenants who self-identify as Indigenous</w:t>
      </w:r>
    </w:p>
    <w:p w:rsidR="46F893DA" w:rsidP="68620FBA" w:rsidRDefault="46F893DA" w14:paraId="220D468A" w14:textId="26BFB45A">
      <w:pPr>
        <w:pStyle w:val="ListParagraph"/>
        <w:numPr>
          <w:ilvl w:val="0"/>
          <w:numId w:val="25"/>
        </w:numPr>
        <w:bidi w:val="0"/>
        <w:rPr>
          <w:noProof w:val="0"/>
          <w:lang w:val="en-US"/>
        </w:rPr>
      </w:pPr>
      <w:r w:rsidRPr="68620FBA" w:rsidR="46F893DA">
        <w:rPr>
          <w:noProof w:val="0"/>
          <w:lang w:val="en-US"/>
        </w:rPr>
        <w:t>Fix section under 2024 SRO Tenant Survey to reflect Alina’s edits</w:t>
      </w:r>
    </w:p>
    <w:p w:rsidR="46F893DA" w:rsidP="68620FBA" w:rsidRDefault="46F893DA" w14:paraId="732E7B8C" w14:textId="4A7B0218">
      <w:pPr>
        <w:pStyle w:val="ListParagraph"/>
        <w:numPr>
          <w:ilvl w:val="1"/>
          <w:numId w:val="25"/>
        </w:numPr>
        <w:bidi w:val="0"/>
        <w:rPr>
          <w:noProof w:val="0"/>
          <w:lang w:val="en-US"/>
        </w:rPr>
      </w:pPr>
      <w:r w:rsidRPr="68620FBA" w:rsidR="46F893DA">
        <w:rPr>
          <w:noProof w:val="0"/>
          <w:lang w:val="en-US"/>
        </w:rPr>
        <w:t>Remove second paragraph and include her additions:</w:t>
      </w:r>
    </w:p>
    <w:p w:rsidR="46F893DA" w:rsidP="68620FBA" w:rsidRDefault="46F893DA" w14:paraId="519C4732" w14:textId="43C1E526">
      <w:pPr>
        <w:pStyle w:val="ListParagraph"/>
        <w:numPr>
          <w:ilvl w:val="2"/>
          <w:numId w:val="25"/>
        </w:numPr>
        <w:bidi w:val="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Key context from the survey and related data: </w:t>
      </w:r>
    </w:p>
    <w:p w:rsidR="46F893DA" w:rsidP="68620FBA" w:rsidRDefault="46F893DA" w14:paraId="320AEBAF" w14:textId="6B1F1952">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 Average private SRO rent: $681/month (up 21% since 2019), with some units reaching $1,950/month </w:t>
      </w:r>
    </w:p>
    <w:p w:rsidR="46F893DA" w:rsidP="68620FBA" w:rsidRDefault="46F893DA" w14:paraId="3DE7A80F" w14:textId="1077DC4F">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At least 60% of private SRO residents spend more than half their income on housing </w:t>
      </w:r>
    </w:p>
    <w:p w:rsidR="46F893DA" w:rsidP="68620FBA" w:rsidRDefault="46F893DA" w14:paraId="50F38512" w14:textId="2D233312">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Provincial shelter rate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remains</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 $500/month, creating a persistent affordability gap </w:t>
      </w:r>
    </w:p>
    <w:p w:rsidR="46F893DA" w:rsidP="68620FBA" w:rsidRDefault="46F893DA" w14:paraId="382AAA7B" w14:textId="6DEA2C0C">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Private SRO stock has declined from 7,830 rooms (1994) to 3,305 rooms (2023) </w:t>
      </w:r>
    </w:p>
    <w:p w:rsidR="46F893DA" w:rsidP="68620FBA" w:rsidRDefault="46F893DA" w14:paraId="47B32F8C" w14:textId="24D2F2C6">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One-third of tenants self-identify as Indigenous </w:t>
      </w:r>
    </w:p>
    <w:p w:rsidR="46F893DA" w:rsidP="68620FBA" w:rsidRDefault="46F893DA" w14:paraId="654A05D7" w14:textId="4DBB5D97">
      <w:pPr>
        <w:pStyle w:val="ListParagraph"/>
        <w:numPr>
          <w:ilvl w:val="2"/>
          <w:numId w:val="25"/>
        </w:numPr>
        <w:bidi w:val="0"/>
        <w:spacing w:after="8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SRO tenants are excluded from most census data, making this survey a critical data source</w:t>
      </w:r>
    </w:p>
    <w:p w:rsidR="46F893DA" w:rsidP="68620FBA" w:rsidRDefault="46F893DA" w14:paraId="75570900" w14:textId="7A311B33">
      <w:pPr>
        <w:pStyle w:val="ListParagraph"/>
        <w:numPr>
          <w:ilvl w:val="0"/>
          <w:numId w:val="26"/>
        </w:numPr>
        <w:bidi w:val="0"/>
        <w:rPr>
          <w:noProof w:val="0"/>
          <w:lang w:val="en-US"/>
        </w:rPr>
      </w:pPr>
      <w:r w:rsidRPr="68620FBA" w:rsidR="46F893DA">
        <w:rPr>
          <w:noProof w:val="0"/>
          <w:lang w:val="en-US"/>
        </w:rPr>
        <w:t>Reflect Alina’s edits in following section:</w:t>
      </w:r>
    </w:p>
    <w:p w:rsidR="46F893DA" w:rsidP="68620FBA" w:rsidRDefault="46F893DA" w14:paraId="042043FE" w14:textId="57FE3FFF">
      <w:pPr>
        <w:pStyle w:val="ListParagraph"/>
        <w:numPr>
          <w:ilvl w:val="1"/>
          <w:numId w:val="26"/>
        </w:numPr>
        <w:bidi w:val="0"/>
        <w:rPr>
          <w:rFonts w:ascii="Calibri" w:hAnsi="Calibri" w:eastAsia="Calibri" w:cs="Calibri"/>
          <w:b w:val="1"/>
          <w:bCs w:val="1"/>
          <w:i w:val="0"/>
          <w:iCs w:val="0"/>
          <w:caps w:val="0"/>
          <w:smallCaps w:val="0"/>
          <w:noProof w:val="0"/>
          <w:color w:val="1A1A1A"/>
          <w:sz w:val="22"/>
          <w:szCs w:val="22"/>
          <w:lang w:val="en-US"/>
        </w:rPr>
      </w:pPr>
      <w:r w:rsidRPr="68620FBA" w:rsidR="46F893DA">
        <w:rPr>
          <w:rFonts w:ascii="Calibri" w:hAnsi="Calibri" w:eastAsia="Calibri" w:cs="Calibri"/>
          <w:b w:val="1"/>
          <w:bCs w:val="1"/>
          <w:i w:val="0"/>
          <w:iCs w:val="0"/>
          <w:caps w:val="0"/>
          <w:smallCaps w:val="0"/>
          <w:noProof w:val="0"/>
          <w:color w:val="1A1A1A"/>
          <w:sz w:val="22"/>
          <w:szCs w:val="22"/>
          <w:lang w:val="en-US"/>
        </w:rPr>
        <w:t>Policy and Public Accountability</w:t>
      </w:r>
    </w:p>
    <w:p w:rsidR="46F893DA" w:rsidP="68620FBA" w:rsidRDefault="46F893DA" w14:paraId="384C7382" w14:textId="448BABF2">
      <w:pPr>
        <w:pStyle w:val="ListParagraph"/>
        <w:bidi w:val="0"/>
        <w:spacing w:after="80"/>
        <w:ind w:left="144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The SRO Collaborative played a central role in the campaign for vacancy control for SROs.</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 In November 2021, Vancouver City Council voted near-unanimously to approve the bylaw. After legal challenges from 13 SRO owners suspended it, the Province of BC passed an amendment in May 2024 to the Municipalities Enabling and Validating Act (MEVA) to restore the city's bylaw — a landmark </w:t>
      </w:r>
      <w:r w:rsidRPr="68620FBA" w:rsidR="46F893DA">
        <w:rPr>
          <w:rFonts w:ascii="Calibri" w:hAnsi="Calibri" w:eastAsia="Calibri" w:cs="Calibri"/>
          <w:b w:val="0"/>
          <w:bCs w:val="0"/>
          <w:i w:val="0"/>
          <w:iCs w:val="0"/>
          <w:caps w:val="0"/>
          <w:smallCaps w:val="0"/>
          <w:noProof w:val="0"/>
          <w:color w:val="333333"/>
          <w:sz w:val="22"/>
          <w:szCs w:val="22"/>
          <w:lang w:val="en-US"/>
        </w:rPr>
        <w:t xml:space="preserve">tenant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protection preventing rent spikes between tenancies </w:t>
      </w:r>
      <w:r w:rsidRPr="68620FBA" w:rsidR="46F893DA">
        <w:rPr>
          <w:rFonts w:ascii="Calibri" w:hAnsi="Calibri" w:eastAsia="Calibri" w:cs="Calibri"/>
          <w:b w:val="0"/>
          <w:bCs w:val="0"/>
          <w:i w:val="0"/>
          <w:iCs w:val="0"/>
          <w:caps w:val="0"/>
          <w:smallCaps w:val="0"/>
          <w:noProof w:val="0"/>
          <w:color w:val="333333"/>
          <w:sz w:val="22"/>
          <w:szCs w:val="22"/>
          <w:lang w:val="en-US"/>
        </w:rPr>
        <w:t xml:space="preserve">and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protecting as many as 1,000 tenants from displacement. </w:t>
      </w:r>
    </w:p>
    <w:p w:rsidR="68620FBA" w:rsidP="68620FBA" w:rsidRDefault="68620FBA" w14:paraId="0DAB48D2" w14:textId="067F09CE">
      <w:pPr>
        <w:pStyle w:val="ListParagraph"/>
        <w:bidi w:val="0"/>
        <w:spacing w:after="80"/>
        <w:ind w:left="1440"/>
        <w:rPr>
          <w:rFonts w:ascii="Calibri" w:hAnsi="Calibri" w:eastAsia="Calibri" w:cs="Calibri"/>
          <w:b w:val="0"/>
          <w:bCs w:val="0"/>
          <w:i w:val="0"/>
          <w:iCs w:val="0"/>
          <w:caps w:val="0"/>
          <w:smallCaps w:val="0"/>
          <w:noProof w:val="0"/>
          <w:color w:val="0044CC"/>
          <w:sz w:val="22"/>
          <w:szCs w:val="22"/>
          <w:lang w:val="en-US"/>
        </w:rPr>
      </w:pPr>
    </w:p>
    <w:p w:rsidR="46F893DA" w:rsidP="68620FBA" w:rsidRDefault="46F893DA" w14:paraId="4552076E" w14:textId="1C8502B3">
      <w:pPr>
        <w:pStyle w:val="ListParagraph"/>
        <w:bidi w:val="0"/>
        <w:spacing w:after="80"/>
        <w:ind w:left="144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In 2023, the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Province</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 provided an $11 million grant to the SRO Collaborative to expand services and supports across the DTES.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As Executive Director</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 Wendy Pedersen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stated</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"Privately owned SRO hotels are a last resort before homelessness."</w:t>
      </w:r>
    </w:p>
    <w:p w:rsidR="68620FBA" w:rsidP="68620FBA" w:rsidRDefault="68620FBA" w14:paraId="60C1D81D" w14:textId="43C838D7">
      <w:pPr>
        <w:pStyle w:val="ListParagraph"/>
        <w:bidi w:val="0"/>
        <w:spacing w:after="80"/>
        <w:ind w:left="1440"/>
        <w:rPr>
          <w:rFonts w:ascii="Calibri" w:hAnsi="Calibri" w:eastAsia="Calibri" w:cs="Calibri"/>
          <w:b w:val="0"/>
          <w:bCs w:val="0"/>
          <w:i w:val="0"/>
          <w:iCs w:val="0"/>
          <w:caps w:val="0"/>
          <w:smallCaps w:val="0"/>
          <w:noProof w:val="0"/>
          <w:color w:val="333333"/>
          <w:sz w:val="22"/>
          <w:szCs w:val="22"/>
          <w:lang w:val="en-US"/>
        </w:rPr>
      </w:pPr>
    </w:p>
    <w:p w:rsidR="46F893DA" w:rsidP="68620FBA" w:rsidRDefault="46F893DA" w14:paraId="31FAA474" w14:textId="206F8B83">
      <w:pPr>
        <w:pStyle w:val="ListParagraph"/>
        <w:bidi w:val="0"/>
        <w:spacing w:after="80"/>
        <w:ind w:left="1440"/>
        <w:rPr>
          <w:rFonts w:ascii="Calibri" w:hAnsi="Calibri" w:eastAsia="Calibri" w:cs="Calibri"/>
          <w:b w:val="0"/>
          <w:bCs w:val="0"/>
          <w:i w:val="0"/>
          <w:iCs w:val="0"/>
          <w:caps w:val="0"/>
          <w:smallCaps w:val="0"/>
          <w:noProof w:val="0"/>
          <w:color w:val="0044CC"/>
          <w:sz w:val="22"/>
          <w:szCs w:val="22"/>
          <w:lang w:val="en-US"/>
        </w:rPr>
      </w:pPr>
      <w:r w:rsidRPr="68620FBA" w:rsidR="46F893DA">
        <w:rPr>
          <w:rFonts w:ascii="Calibri" w:hAnsi="Calibri" w:eastAsia="Calibri" w:cs="Calibri"/>
          <w:b w:val="0"/>
          <w:bCs w:val="0"/>
          <w:i w:val="0"/>
          <w:iCs w:val="0"/>
          <w:caps w:val="0"/>
          <w:smallCaps w:val="0"/>
          <w:noProof w:val="0"/>
          <w:color w:val="333333"/>
          <w:sz w:val="22"/>
          <w:szCs w:val="22"/>
          <w:lang w:val="en-US"/>
        </w:rPr>
        <w:t xml:space="preserve">The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Collaborative continues to generate evidence that shapes housing policy through the Right to Remain research collective, coordinated surveys, the 2019 Habitability Study, </w:t>
      </w:r>
      <w:r w:rsidRPr="68620FBA" w:rsidR="46F893DA">
        <w:rPr>
          <w:rFonts w:ascii="Calibri" w:hAnsi="Calibri" w:eastAsia="Calibri" w:cs="Calibri"/>
          <w:b w:val="0"/>
          <w:bCs w:val="0"/>
          <w:i w:val="0"/>
          <w:iCs w:val="0"/>
          <w:caps w:val="0"/>
          <w:smallCaps w:val="0"/>
          <w:noProof w:val="0"/>
          <w:color w:val="333333"/>
          <w:sz w:val="22"/>
          <w:szCs w:val="22"/>
          <w:lang w:val="en-US"/>
        </w:rPr>
        <w:t xml:space="preserve">and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public reporting that documents living conditions </w:t>
      </w:r>
      <w:r w:rsidRPr="68620FBA" w:rsidR="46F893DA">
        <w:rPr>
          <w:rFonts w:ascii="Calibri" w:hAnsi="Calibri" w:eastAsia="Calibri" w:cs="Calibri"/>
          <w:b w:val="0"/>
          <w:bCs w:val="0"/>
          <w:i w:val="0"/>
          <w:iCs w:val="0"/>
          <w:caps w:val="0"/>
          <w:smallCaps w:val="0"/>
          <w:noProof w:val="0"/>
          <w:color w:val="333333"/>
          <w:sz w:val="22"/>
          <w:szCs w:val="22"/>
          <w:lang w:val="en-US"/>
        </w:rPr>
        <w:t xml:space="preserve">in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real time. Their 2024 survey findings directly inform </w:t>
      </w:r>
      <w:r w:rsidRPr="68620FBA" w:rsidR="46F893DA">
        <w:rPr>
          <w:rFonts w:ascii="Calibri" w:hAnsi="Calibri" w:eastAsia="Calibri" w:cs="Calibri"/>
          <w:b w:val="0"/>
          <w:bCs w:val="0"/>
          <w:i w:val="0"/>
          <w:iCs w:val="0"/>
          <w:caps w:val="0"/>
          <w:smallCaps w:val="0"/>
          <w:noProof w:val="0"/>
          <w:color w:val="333333"/>
          <w:sz w:val="22"/>
          <w:szCs w:val="22"/>
          <w:lang w:val="en-US"/>
        </w:rPr>
        <w:t xml:space="preserve">the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 xml:space="preserve">City's intergovernmental </w:t>
      </w:r>
      <w:r w:rsidRPr="68620FBA" w:rsidR="46F893DA">
        <w:rPr>
          <w:rFonts w:ascii="Calibri" w:hAnsi="Calibri" w:eastAsia="Calibri" w:cs="Calibri"/>
          <w:b w:val="0"/>
          <w:bCs w:val="0"/>
          <w:i w:val="0"/>
          <w:iCs w:val="0"/>
          <w:caps w:val="0"/>
          <w:smallCaps w:val="0"/>
          <w:noProof w:val="0"/>
          <w:color w:val="333333"/>
          <w:sz w:val="22"/>
          <w:szCs w:val="22"/>
          <w:lang w:val="en-US"/>
        </w:rPr>
        <w:t xml:space="preserve">SRO </w:t>
      </w:r>
      <w:r w:rsidRPr="68620FBA" w:rsidR="46F893DA">
        <w:rPr>
          <w:rFonts w:ascii="Calibri" w:hAnsi="Calibri" w:eastAsia="Calibri" w:cs="Calibri"/>
          <w:b w:val="0"/>
          <w:bCs w:val="0"/>
          <w:i w:val="0"/>
          <w:iCs w:val="0"/>
          <w:caps w:val="0"/>
          <w:smallCaps w:val="0"/>
          <w:strike w:val="0"/>
          <w:dstrike w:val="0"/>
          <w:noProof w:val="0"/>
          <w:color w:val="0044CC"/>
          <w:sz w:val="22"/>
          <w:szCs w:val="22"/>
          <w:u w:val="single"/>
          <w:lang w:val="en-US"/>
        </w:rPr>
        <w:t>Investment Strategy.</w:t>
      </w:r>
    </w:p>
    <w:p w:rsidR="68620FBA" w:rsidP="68620FBA" w:rsidRDefault="68620FBA" w14:paraId="7A72E6B3" w14:textId="3E3B7A8E">
      <w:pPr>
        <w:pStyle w:val="ListParagraph"/>
        <w:bidi w:val="0"/>
        <w:ind w:left="1440"/>
        <w:rPr>
          <w:noProof w:val="0"/>
          <w:lang w:val="en-US"/>
        </w:rPr>
      </w:pPr>
    </w:p>
    <w:p w:rsidR="2C3E7443" w:rsidP="68620FBA" w:rsidRDefault="2C3E7443" w14:paraId="26D93C85" w14:textId="036FE436">
      <w:pPr>
        <w:pStyle w:val="Normal"/>
        <w:bidi w:val="0"/>
        <w:ind w:left="720"/>
        <w:rPr>
          <w:noProof w:val="0"/>
          <w:lang w:val="en-US"/>
        </w:rPr>
      </w:pPr>
      <w:r w:rsidRPr="68620FBA" w:rsidR="2C3E7443">
        <w:rPr>
          <w:noProof w:val="0"/>
          <w:lang w:val="en-US"/>
        </w:rPr>
        <w:t>Gallery</w:t>
      </w:r>
    </w:p>
    <w:p w:rsidR="2C3E7443" w:rsidP="68620FBA" w:rsidRDefault="2C3E7443" w14:paraId="6BCE4A30" w14:textId="4CB0E7E6">
      <w:pPr>
        <w:pStyle w:val="ListParagraph"/>
        <w:numPr>
          <w:ilvl w:val="0"/>
          <w:numId w:val="27"/>
        </w:numPr>
        <w:bidi w:val="0"/>
        <w:rPr>
          <w:noProof w:val="0"/>
          <w:lang w:val="en-US"/>
        </w:rPr>
      </w:pPr>
      <w:r w:rsidRPr="68620FBA" w:rsidR="2C3E7443">
        <w:rPr>
          <w:noProof w:val="0"/>
          <w:lang w:val="en-US"/>
        </w:rPr>
        <w:t xml:space="preserve">Final picture </w:t>
      </w:r>
      <w:r w:rsidRPr="68620FBA" w:rsidR="2C3E7443">
        <w:rPr>
          <w:noProof w:val="0"/>
          <w:lang w:val="en-US"/>
        </w:rPr>
        <w:t>caption is</w:t>
      </w:r>
      <w:r w:rsidRPr="68620FBA" w:rsidR="2C3E7443">
        <w:rPr>
          <w:noProof w:val="0"/>
          <w:lang w:val="en-US"/>
        </w:rPr>
        <w:t xml:space="preserve"> not correct (not </w:t>
      </w:r>
      <w:r w:rsidRPr="68620FBA" w:rsidR="2C3E7443">
        <w:rPr>
          <w:noProof w:val="0"/>
          <w:lang w:val="en-US"/>
        </w:rPr>
        <w:t>a streetscape</w:t>
      </w:r>
      <w:r w:rsidRPr="68620FBA" w:rsidR="2C3E7443">
        <w:rPr>
          <w:noProof w:val="0"/>
          <w:lang w:val="en-US"/>
        </w:rPr>
        <w:t>). Change to first aid and basic supplies available at the SRO Collaborative (or similar)</w:t>
      </w:r>
    </w:p>
    <w:p w:rsidR="68620FBA" w:rsidP="68620FBA" w:rsidRDefault="68620FBA" w14:paraId="5999B8A4" w14:textId="39CCFD0A">
      <w:pPr>
        <w:pStyle w:val="Normal"/>
        <w:bidi w:val="0"/>
        <w:rPr>
          <w:noProof w:val="0"/>
          <w:lang w:val="en-US"/>
        </w:rPr>
      </w:pPr>
    </w:p>
    <w:p w:rsidR="5FDD7BB4" w:rsidP="68620FBA" w:rsidRDefault="5FDD7BB4" w14:paraId="08F1497B" w14:textId="093E07EF">
      <w:pPr>
        <w:pStyle w:val="Normal"/>
        <w:bidi w:val="0"/>
        <w:rPr>
          <w:b w:val="1"/>
          <w:bCs w:val="1"/>
          <w:noProof w:val="0"/>
          <w:sz w:val="28"/>
          <w:szCs w:val="28"/>
          <w:lang w:val="en-US"/>
        </w:rPr>
      </w:pPr>
      <w:r w:rsidRPr="68620FBA" w:rsidR="5FDD7BB4">
        <w:rPr>
          <w:b w:val="1"/>
          <w:bCs w:val="1"/>
          <w:noProof w:val="0"/>
          <w:sz w:val="28"/>
          <w:szCs w:val="28"/>
          <w:lang w:val="en-US"/>
        </w:rPr>
        <w:t>Hogan’s Alley Society</w:t>
      </w:r>
    </w:p>
    <w:p w:rsidR="5D11CD6C" w:rsidP="68620FBA" w:rsidRDefault="5D11CD6C" w14:paraId="64DDFF8F" w14:textId="78F7EDD7">
      <w:pPr>
        <w:pStyle w:val="Normal"/>
        <w:bidi w:val="0"/>
        <w:rPr>
          <w:noProof w:val="0"/>
          <w:lang w:val="en-US"/>
        </w:rPr>
      </w:pPr>
      <w:r w:rsidRPr="68620FBA" w:rsidR="5D11CD6C">
        <w:rPr>
          <w:noProof w:val="0"/>
          <w:lang w:val="en-US"/>
        </w:rPr>
        <w:t>At this stop:</w:t>
      </w:r>
    </w:p>
    <w:p w:rsidR="5D11CD6C" w:rsidP="68620FBA" w:rsidRDefault="5D11CD6C" w14:paraId="277DD897" w14:textId="31D0BC6B">
      <w:pPr>
        <w:pStyle w:val="ListParagraph"/>
        <w:numPr>
          <w:ilvl w:val="0"/>
          <w:numId w:val="29"/>
        </w:numPr>
        <w:bidi w:val="0"/>
        <w:rPr>
          <w:noProof w:val="0"/>
          <w:lang w:val="en-US"/>
        </w:rPr>
      </w:pPr>
      <w:r w:rsidRPr="68620FBA" w:rsidR="5D11CD6C">
        <w:rPr>
          <w:noProof w:val="0"/>
          <w:lang w:val="en-US"/>
        </w:rPr>
        <w:t xml:space="preserve">Add </w:t>
      </w:r>
      <w:r w:rsidRPr="68620FBA" w:rsidR="5D11CD6C">
        <w:rPr>
          <w:noProof w:val="0"/>
          <w:lang w:val="en-US"/>
        </w:rPr>
        <w:t>27,000 sq ft</w:t>
      </w:r>
      <w:r w:rsidRPr="68620FBA" w:rsidR="5D11CD6C">
        <w:rPr>
          <w:noProof w:val="0"/>
          <w:lang w:val="en-US"/>
        </w:rPr>
        <w:t xml:space="preserve"> to the second point.</w:t>
      </w:r>
    </w:p>
    <w:p w:rsidR="65561E6F" w:rsidP="68620FBA" w:rsidRDefault="65561E6F" w14:paraId="3389B350" w14:textId="6F2785CC">
      <w:pPr>
        <w:pStyle w:val="Normal"/>
        <w:bidi w:val="0"/>
        <w:rPr>
          <w:noProof w:val="0"/>
          <w:lang w:val="en-US"/>
        </w:rPr>
      </w:pPr>
      <w:r w:rsidRPr="68620FBA" w:rsidR="65561E6F">
        <w:rPr>
          <w:noProof w:val="0"/>
          <w:lang w:val="en-US"/>
        </w:rPr>
        <w:t>History and Plans</w:t>
      </w:r>
    </w:p>
    <w:p w:rsidR="65561E6F" w:rsidP="68620FBA" w:rsidRDefault="65561E6F" w14:paraId="36A210E3" w14:textId="4046E807">
      <w:pPr>
        <w:pStyle w:val="ListParagraph"/>
        <w:numPr>
          <w:ilvl w:val="0"/>
          <w:numId w:val="30"/>
        </w:numPr>
        <w:bidi w:val="0"/>
        <w:rPr>
          <w:noProof w:val="0"/>
          <w:lang w:val="en-US"/>
        </w:rPr>
      </w:pPr>
      <w:r w:rsidRPr="68620FBA" w:rsidR="65561E6F">
        <w:rPr>
          <w:noProof w:val="0"/>
          <w:lang w:val="en-US"/>
        </w:rPr>
        <w:t xml:space="preserve">Is there a reason 27,000 sq ft was again omitted from the text? See the second bullet point under “The 898 Main Street Block and CLT Strategy” vs. The edits Alina made on the same point. Please let me know if </w:t>
      </w:r>
      <w:r w:rsidRPr="68620FBA" w:rsidR="65561E6F">
        <w:rPr>
          <w:noProof w:val="0"/>
          <w:lang w:val="en-US"/>
        </w:rPr>
        <w:t>I’m</w:t>
      </w:r>
      <w:r w:rsidRPr="68620FBA" w:rsidR="65561E6F">
        <w:rPr>
          <w:noProof w:val="0"/>
          <w:lang w:val="en-US"/>
        </w:rPr>
        <w:t xml:space="preserve"> missing something.</w:t>
      </w:r>
    </w:p>
    <w:p w:rsidR="6332270F" w:rsidP="68620FBA" w:rsidRDefault="6332270F" w14:paraId="700608B5" w14:textId="123B7871">
      <w:pPr>
        <w:pStyle w:val="ListParagraph"/>
        <w:numPr>
          <w:ilvl w:val="0"/>
          <w:numId w:val="30"/>
        </w:numPr>
        <w:bidi w:val="0"/>
        <w:rPr>
          <w:noProof w:val="0"/>
          <w:lang w:val="en-US"/>
        </w:rPr>
      </w:pPr>
      <w:r w:rsidRPr="68620FBA" w:rsidR="6332270F">
        <w:rPr>
          <w:noProof w:val="0"/>
          <w:lang w:val="en-US"/>
        </w:rPr>
        <w:t xml:space="preserve">Under “Nora Hendrix </w:t>
      </w:r>
      <w:r w:rsidRPr="68620FBA" w:rsidR="6332270F">
        <w:rPr>
          <w:noProof w:val="0"/>
          <w:lang w:val="en-US"/>
        </w:rPr>
        <w:t>Place”--</w:t>
      </w:r>
      <w:r w:rsidRPr="68620FBA" w:rsidR="6332270F">
        <w:rPr>
          <w:noProof w:val="0"/>
          <w:lang w:val="en-US"/>
        </w:rPr>
        <w:t xml:space="preserve">remove the last sentence. We already </w:t>
      </w:r>
      <w:r w:rsidRPr="68620FBA" w:rsidR="6332270F">
        <w:rPr>
          <w:noProof w:val="0"/>
          <w:lang w:val="en-US"/>
        </w:rPr>
        <w:t>stated</w:t>
      </w:r>
      <w:r w:rsidRPr="68620FBA" w:rsidR="6332270F">
        <w:rPr>
          <w:noProof w:val="0"/>
          <w:lang w:val="en-US"/>
        </w:rPr>
        <w:t xml:space="preserve"> this in the overview tab. </w:t>
      </w:r>
    </w:p>
    <w:p w:rsidR="7AE9FAE5" w:rsidP="68620FBA" w:rsidRDefault="7AE9FAE5" w14:paraId="4E650A85" w14:textId="43848939">
      <w:pPr>
        <w:pStyle w:val="Normal"/>
        <w:bidi w:val="0"/>
        <w:ind w:left="0"/>
        <w:rPr>
          <w:noProof w:val="0"/>
          <w:lang w:val="en-US"/>
        </w:rPr>
      </w:pPr>
      <w:r w:rsidRPr="68620FBA" w:rsidR="7AE9FAE5">
        <w:rPr>
          <w:noProof w:val="0"/>
          <w:lang w:val="en-US"/>
        </w:rPr>
        <w:t>Gallery</w:t>
      </w:r>
    </w:p>
    <w:p w:rsidR="7AE9FAE5" w:rsidP="68620FBA" w:rsidRDefault="7AE9FAE5" w14:paraId="7E23758A" w14:textId="12BBDD67">
      <w:pPr>
        <w:pStyle w:val="ListParagraph"/>
        <w:numPr>
          <w:ilvl w:val="0"/>
          <w:numId w:val="31"/>
        </w:numPr>
        <w:bidi w:val="0"/>
        <w:rPr>
          <w:noProof w:val="0"/>
          <w:lang w:val="en-US"/>
        </w:rPr>
      </w:pPr>
      <w:r w:rsidRPr="68620FBA" w:rsidR="7AE9FAE5">
        <w:rPr>
          <w:noProof w:val="0"/>
          <w:lang w:val="en-US"/>
        </w:rPr>
        <w:t xml:space="preserve">Put the photo of the mural first. We can get rid of the wiki map, as </w:t>
      </w:r>
      <w:r w:rsidRPr="68620FBA" w:rsidR="7AE9FAE5">
        <w:rPr>
          <w:noProof w:val="0"/>
          <w:lang w:val="en-US"/>
        </w:rPr>
        <w:t>it’s</w:t>
      </w:r>
      <w:r w:rsidRPr="68620FBA" w:rsidR="7AE9FAE5">
        <w:rPr>
          <w:noProof w:val="0"/>
          <w:lang w:val="en-US"/>
        </w:rPr>
        <w:t xml:space="preserve"> not helpful. Any photos of Nora Hendrix’s home (old blue buliding on the corner of Union and Main) would be great.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LS" w:author="Lewis, Sarah" w:date="2026-03-19T12:46:33" w:id="1160293002">
    <w:p xmlns:w14="http://schemas.microsoft.com/office/word/2010/wordml" xmlns:w="http://schemas.openxmlformats.org/wordprocessingml/2006/main" w:rsidR="5415CE56" w:rsidRDefault="4272B30D" w14:paraId="528F5836" w14:textId="242B7F2A">
      <w:pPr>
        <w:pStyle w:val="CommentText"/>
      </w:pPr>
      <w:r>
        <w:rPr>
          <w:rStyle w:val="CommentReference"/>
        </w:rPr>
        <w:annotationRef/>
      </w:r>
      <w:r w:rsidRPr="6CF2B36E" w:rsidR="58729B8B">
        <w:t xml:space="preserve">Link resource from FCS CLT site. Perhaps this page? </w:t>
      </w:r>
      <w:hyperlink xmlns:r="http://schemas.openxmlformats.org/officeDocument/2006/relationships" r:id="R30d58b48ffa34901">
        <w:r w:rsidRPr="2DC3829C" w:rsidR="7F780C3C">
          <w:rPr>
            <w:rStyle w:val="Hyperlink"/>
          </w:rPr>
          <w:t>https://www.falsecreeksouth.org/cht-resources/</w:t>
        </w:r>
      </w:hyperlink>
      <w:r w:rsidRPr="709D00CE" w:rsidR="3D62C7A9">
        <w:t xml:space="preserve"> </w:t>
      </w:r>
    </w:p>
  </w:comment>
  <w:comment xmlns:w="http://schemas.openxmlformats.org/wordprocessingml/2006/main" w:initials="LS" w:author="Lewis, Sarah" w:date="2026-03-19T14:36:07" w:id="62666758">
    <w:p xmlns:w14="http://schemas.microsoft.com/office/word/2010/wordml" xmlns:w="http://schemas.openxmlformats.org/wordprocessingml/2006/main" w:rsidR="5365C7A6" w:rsidRDefault="2EC0D26F" w14:paraId="7A32C0F1" w14:textId="44B42968">
      <w:pPr>
        <w:pStyle w:val="CommentText"/>
      </w:pPr>
      <w:r>
        <w:rPr>
          <w:rStyle w:val="CommentReference"/>
        </w:rPr>
        <w:annotationRef/>
      </w:r>
      <w:r w:rsidRPr="711F9B19" w:rsidR="6792E619">
        <w:t>New edit here.</w:t>
      </w:r>
    </w:p>
  </w:comment>
  <w:comment xmlns:w="http://schemas.openxmlformats.org/wordprocessingml/2006/main" w:initials="LS" w:author="Lewis, Sarah" w:date="2026-03-19T14:38:08" w:id="101065866">
    <w:p xmlns:w14="http://schemas.microsoft.com/office/word/2010/wordml" xmlns:w="http://schemas.openxmlformats.org/wordprocessingml/2006/main" w:rsidR="211373F9" w:rsidRDefault="6BE2FC5C" w14:paraId="381B8A7E" w14:textId="7FBECB74">
      <w:pPr>
        <w:pStyle w:val="CommentText"/>
      </w:pPr>
      <w:r>
        <w:rPr>
          <w:rStyle w:val="CommentReference"/>
        </w:rPr>
        <w:annotationRef/>
      </w:r>
      <w:r w:rsidRPr="286811D9" w:rsidR="46713354">
        <w:t>Make sure these links open in an external browser</w:t>
      </w:r>
    </w:p>
  </w:comment>
  <w:comment xmlns:w="http://schemas.openxmlformats.org/wordprocessingml/2006/main" w:initials="LS" w:author="Lewis, Sarah" w:date="2026-03-19T14:38:37" w:id="1062545335">
    <w:p xmlns:w14="http://schemas.microsoft.com/office/word/2010/wordml" xmlns:w="http://schemas.openxmlformats.org/wordprocessingml/2006/main" w:rsidR="680FBDE6" w:rsidRDefault="165904CC" w14:paraId="2720E8AE" w14:textId="1FE7B9E5">
      <w:pPr>
        <w:pStyle w:val="CommentText"/>
      </w:pPr>
      <w:r>
        <w:rPr>
          <w:rStyle w:val="CommentReference"/>
        </w:rPr>
        <w:annotationRef/>
      </w:r>
      <w:r w:rsidRPr="5A6F5EF6" w:rsidR="1A7D1FAE">
        <w:t xml:space="preserve">Also, is there already an Embodied Carbon Study published? I don't see it on the linked page, just mention of it. </w:t>
      </w:r>
    </w:p>
  </w:comment>
  <w:comment xmlns:w="http://schemas.openxmlformats.org/wordprocessingml/2006/main" w:initials="LS" w:author="Lewis, Sarah" w:date="2026-03-19T14:39:31" w:id="681251408">
    <w:p xmlns:w14="http://schemas.microsoft.com/office/word/2010/wordml" xmlns:w="http://schemas.openxmlformats.org/wordprocessingml/2006/main" w:rsidR="6CF7D850" w:rsidRDefault="1A17715C" w14:paraId="38E3E625" w14:textId="5BB33A1A">
      <w:pPr>
        <w:pStyle w:val="CommentText"/>
      </w:pPr>
      <w:r>
        <w:rPr>
          <w:rStyle w:val="CommentReference"/>
        </w:rPr>
        <w:annotationRef/>
      </w:r>
      <w:r w:rsidRPr="68EAB16E" w:rsidR="551B95A9">
        <w:t>Make lower case to flow with sentence flow</w:t>
      </w:r>
    </w:p>
  </w:comment>
  <w:comment xmlns:w="http://schemas.openxmlformats.org/wordprocessingml/2006/main" w:initials="LS" w:author="Lewis, Sarah" w:date="2026-03-19T14:39:57" w:id="578227405">
    <w:p xmlns:w14="http://schemas.microsoft.com/office/word/2010/wordml" xmlns:w="http://schemas.openxmlformats.org/wordprocessingml/2006/main" w:rsidR="7795CADA" w:rsidRDefault="01811155" w14:paraId="29995999" w14:textId="6F762D2B">
      <w:pPr>
        <w:pStyle w:val="CommentText"/>
      </w:pPr>
      <w:r>
        <w:rPr>
          <w:rStyle w:val="CommentReference"/>
        </w:rPr>
        <w:annotationRef/>
      </w:r>
      <w:r w:rsidRPr="34DEB7BF" w:rsidR="1CBDFBE5">
        <w:t>Make it an external link</w:t>
      </w:r>
    </w:p>
  </w:comment>
  <w:comment xmlns:w="http://schemas.openxmlformats.org/wordprocessingml/2006/main" w:initials="LS" w:author="Lewis, Sarah" w:date="2026-03-19T14:58:26" w:id="834813309">
    <w:p xmlns:w14="http://schemas.microsoft.com/office/word/2010/wordml" xmlns:w="http://schemas.openxmlformats.org/wordprocessingml/2006/main" w:rsidR="7829F476" w:rsidRDefault="3BB7E50B" w14:paraId="216547FB" w14:textId="734DBB71">
      <w:pPr>
        <w:pStyle w:val="CommentText"/>
      </w:pPr>
      <w:r>
        <w:rPr>
          <w:rStyle w:val="CommentReference"/>
        </w:rPr>
        <w:annotationRef/>
      </w:r>
      <w:r w:rsidRPr="3BA4F11E" w:rsidR="00F1582F">
        <w:t>New edit</w:t>
      </w:r>
    </w:p>
  </w:comment>
  <w:comment xmlns:w="http://schemas.openxmlformats.org/wordprocessingml/2006/main" w:initials="LS" w:author="Lewis, Sarah" w:date="2026-03-19T14:58:54" w:id="1263096716">
    <w:p xmlns:w14="http://schemas.microsoft.com/office/word/2010/wordml" xmlns:w="http://schemas.openxmlformats.org/wordprocessingml/2006/main" w:rsidR="3695CA8A" w:rsidRDefault="6523E9D0" w14:paraId="3DAFFC9E" w14:textId="1258817A">
      <w:pPr>
        <w:pStyle w:val="CommentText"/>
      </w:pPr>
      <w:r>
        <w:rPr>
          <w:rStyle w:val="CommentReference"/>
        </w:rPr>
        <w:annotationRef/>
      </w:r>
      <w:r w:rsidRPr="1AE4688F" w:rsidR="736B2B43">
        <w:t>Fix</w:t>
      </w:r>
    </w:p>
  </w:comment>
</w:comments>
</file>

<file path=word/commentsExtended.xml><?xml version="1.0" encoding="utf-8"?>
<w15:commentsEx xmlns:mc="http://schemas.openxmlformats.org/markup-compatibility/2006" xmlns:w15="http://schemas.microsoft.com/office/word/2012/wordml" mc:Ignorable="w15">
  <w15:commentEx w15:done="0" w15:paraId="528F5836"/>
  <w15:commentEx w15:done="0" w15:paraId="7A32C0F1"/>
  <w15:commentEx w15:done="0" w15:paraId="381B8A7E"/>
  <w15:commentEx w15:done="0" w15:paraId="2720E8AE" w15:paraIdParent="381B8A7E"/>
  <w15:commentEx w15:done="0" w15:paraId="38E3E625"/>
  <w15:commentEx w15:done="0" w15:paraId="29995999"/>
  <w15:commentEx w15:done="0" w15:paraId="216547FB"/>
  <w15:commentEx w15:done="0" w15:paraId="3DAFFC9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CA96577" w16cex:dateUtc="2026-03-19T19:46:33.436Z"/>
  <w16cex:commentExtensible w16cex:durableId="058B6B09" w16cex:dateUtc="2026-03-19T21:36:07.026Z"/>
  <w16cex:commentExtensible w16cex:durableId="02FB6E6E" w16cex:dateUtc="2026-03-19T21:38:08.208Z"/>
  <w16cex:commentExtensible w16cex:durableId="3F8B3436" w16cex:dateUtc="2026-03-19T21:38:37.197Z"/>
  <w16cex:commentExtensible w16cex:durableId="16A73320" w16cex:dateUtc="2026-03-19T21:39:31.05Z"/>
  <w16cex:commentExtensible w16cex:durableId="0970E766" w16cex:dateUtc="2026-03-19T21:39:57.179Z"/>
  <w16cex:commentExtensible w16cex:durableId="54D37F4E" w16cex:dateUtc="2026-03-19T21:58:26.716Z"/>
  <w16cex:commentExtensible w16cex:durableId="580BB725" w16cex:dateUtc="2026-03-19T21:58:54.686Z"/>
</w16cex:commentsExtensible>
</file>

<file path=word/commentsIds.xml><?xml version="1.0" encoding="utf-8"?>
<w16cid:commentsIds xmlns:mc="http://schemas.openxmlformats.org/markup-compatibility/2006" xmlns:w16cid="http://schemas.microsoft.com/office/word/2016/wordml/cid" mc:Ignorable="w16cid">
  <w16cid:commentId w16cid:paraId="528F5836" w16cid:durableId="3CA96577"/>
  <w16cid:commentId w16cid:paraId="7A32C0F1" w16cid:durableId="058B6B09"/>
  <w16cid:commentId w16cid:paraId="381B8A7E" w16cid:durableId="02FB6E6E"/>
  <w16cid:commentId w16cid:paraId="2720E8AE" w16cid:durableId="3F8B3436"/>
  <w16cid:commentId w16cid:paraId="38E3E625" w16cid:durableId="16A73320"/>
  <w16cid:commentId w16cid:paraId="29995999" w16cid:durableId="0970E766"/>
  <w16cid:commentId w16cid:paraId="216547FB" w16cid:durableId="54D37F4E"/>
  <w16cid:commentId w16cid:paraId="3DAFFC9E" w16cid:durableId="580BB7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3ed65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280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a6c1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4cac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f6a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590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00d8a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c71b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32d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2969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9c85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5ea1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c4c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49c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b40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0834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839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844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3f26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e578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0db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bac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eb0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9ce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24f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935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b85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0e4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a8d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c30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258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be3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108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Lewis, Sarah">
    <w15:presenceInfo w15:providerId="AD" w15:userId="S::sarah.lewis@ubc.ca::f425adce-0979-432f-8611-89418fee5fc3"/>
  </w15:person>
  <w15:person w15:author="Lewis, Sarah">
    <w15:presenceInfo w15:providerId="AD" w15:userId="S::sarah.lewis@ubc.ca::f425adce-0979-432f-8611-89418fee5f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B13F9E"/>
    <w:rsid w:val="004227BC"/>
    <w:rsid w:val="019301A3"/>
    <w:rsid w:val="02BBE46F"/>
    <w:rsid w:val="03D17631"/>
    <w:rsid w:val="04E13140"/>
    <w:rsid w:val="0556602A"/>
    <w:rsid w:val="0561E8E4"/>
    <w:rsid w:val="066E0885"/>
    <w:rsid w:val="067CCD0A"/>
    <w:rsid w:val="06D933D3"/>
    <w:rsid w:val="080892BA"/>
    <w:rsid w:val="087F379C"/>
    <w:rsid w:val="09EDFFBF"/>
    <w:rsid w:val="09F299E0"/>
    <w:rsid w:val="0AA925C5"/>
    <w:rsid w:val="0BBBE475"/>
    <w:rsid w:val="0BDC81CE"/>
    <w:rsid w:val="0DEF3364"/>
    <w:rsid w:val="0E0A80A6"/>
    <w:rsid w:val="0E84645F"/>
    <w:rsid w:val="0E8B43A1"/>
    <w:rsid w:val="0F8013C6"/>
    <w:rsid w:val="10CE0312"/>
    <w:rsid w:val="11DBEADF"/>
    <w:rsid w:val="12691709"/>
    <w:rsid w:val="1376EA99"/>
    <w:rsid w:val="13B4303D"/>
    <w:rsid w:val="140A16B4"/>
    <w:rsid w:val="149A33DC"/>
    <w:rsid w:val="14A952EE"/>
    <w:rsid w:val="15F5C097"/>
    <w:rsid w:val="160E9CFE"/>
    <w:rsid w:val="16E0BD97"/>
    <w:rsid w:val="17387E0D"/>
    <w:rsid w:val="174F370D"/>
    <w:rsid w:val="177411C6"/>
    <w:rsid w:val="17A6E3C7"/>
    <w:rsid w:val="18EC61BE"/>
    <w:rsid w:val="19BA2E0F"/>
    <w:rsid w:val="1B7E8A04"/>
    <w:rsid w:val="1CCB95B5"/>
    <w:rsid w:val="1D34F9F6"/>
    <w:rsid w:val="1D536362"/>
    <w:rsid w:val="1DFC1F49"/>
    <w:rsid w:val="1F648119"/>
    <w:rsid w:val="202C26EB"/>
    <w:rsid w:val="2030F07F"/>
    <w:rsid w:val="2056DE0F"/>
    <w:rsid w:val="2153FCEA"/>
    <w:rsid w:val="21B13F9E"/>
    <w:rsid w:val="221D0480"/>
    <w:rsid w:val="222BC820"/>
    <w:rsid w:val="2237F289"/>
    <w:rsid w:val="22695662"/>
    <w:rsid w:val="229BF812"/>
    <w:rsid w:val="24CE6EA6"/>
    <w:rsid w:val="25B80CA2"/>
    <w:rsid w:val="25EDC877"/>
    <w:rsid w:val="268E24C8"/>
    <w:rsid w:val="2868FEC4"/>
    <w:rsid w:val="28EBAB03"/>
    <w:rsid w:val="2A8B1A94"/>
    <w:rsid w:val="2C1903F5"/>
    <w:rsid w:val="2C333133"/>
    <w:rsid w:val="2C3E7443"/>
    <w:rsid w:val="2C92A73B"/>
    <w:rsid w:val="2D751CF1"/>
    <w:rsid w:val="2E442D73"/>
    <w:rsid w:val="2E466ED9"/>
    <w:rsid w:val="2EB0CEF7"/>
    <w:rsid w:val="3142D50B"/>
    <w:rsid w:val="31705DAB"/>
    <w:rsid w:val="31D8858D"/>
    <w:rsid w:val="32563A6B"/>
    <w:rsid w:val="3259332F"/>
    <w:rsid w:val="32654522"/>
    <w:rsid w:val="328CF791"/>
    <w:rsid w:val="333FB58C"/>
    <w:rsid w:val="342B055B"/>
    <w:rsid w:val="34B72DE8"/>
    <w:rsid w:val="34DF6FA3"/>
    <w:rsid w:val="355F52CB"/>
    <w:rsid w:val="36B0EE41"/>
    <w:rsid w:val="37C0FC23"/>
    <w:rsid w:val="39820BD6"/>
    <w:rsid w:val="39D5FDEF"/>
    <w:rsid w:val="3A640A07"/>
    <w:rsid w:val="3B993FCF"/>
    <w:rsid w:val="3BD8327A"/>
    <w:rsid w:val="3BF7AF1C"/>
    <w:rsid w:val="3D501F92"/>
    <w:rsid w:val="3D5C23F5"/>
    <w:rsid w:val="3D65EC6D"/>
    <w:rsid w:val="3DDE5F9F"/>
    <w:rsid w:val="3E7557DF"/>
    <w:rsid w:val="40182BDE"/>
    <w:rsid w:val="40B0BF25"/>
    <w:rsid w:val="40CEFCD1"/>
    <w:rsid w:val="41123735"/>
    <w:rsid w:val="4123E4F5"/>
    <w:rsid w:val="41636885"/>
    <w:rsid w:val="42BC2298"/>
    <w:rsid w:val="432891DA"/>
    <w:rsid w:val="442F976C"/>
    <w:rsid w:val="4458C84E"/>
    <w:rsid w:val="4467C970"/>
    <w:rsid w:val="4495010A"/>
    <w:rsid w:val="456D5FEA"/>
    <w:rsid w:val="46B2DFB4"/>
    <w:rsid w:val="46E22EE2"/>
    <w:rsid w:val="46F893DA"/>
    <w:rsid w:val="480234DE"/>
    <w:rsid w:val="4867C4CC"/>
    <w:rsid w:val="4893AD8E"/>
    <w:rsid w:val="49AD882F"/>
    <w:rsid w:val="4A0B9E60"/>
    <w:rsid w:val="4A4A1852"/>
    <w:rsid w:val="4AC32D23"/>
    <w:rsid w:val="4ADAF5CA"/>
    <w:rsid w:val="4B1D78CA"/>
    <w:rsid w:val="4BED290C"/>
    <w:rsid w:val="4C6D66D5"/>
    <w:rsid w:val="4E089D84"/>
    <w:rsid w:val="4EEAE63F"/>
    <w:rsid w:val="4EF200EE"/>
    <w:rsid w:val="4F199C24"/>
    <w:rsid w:val="4F46B775"/>
    <w:rsid w:val="4F58CCE5"/>
    <w:rsid w:val="51E9932E"/>
    <w:rsid w:val="52163FB6"/>
    <w:rsid w:val="534F7998"/>
    <w:rsid w:val="53C46763"/>
    <w:rsid w:val="55C3A9AA"/>
    <w:rsid w:val="5711A06F"/>
    <w:rsid w:val="57877FFD"/>
    <w:rsid w:val="5801260C"/>
    <w:rsid w:val="5839F931"/>
    <w:rsid w:val="58BFD12A"/>
    <w:rsid w:val="58F8D46C"/>
    <w:rsid w:val="5945BC9B"/>
    <w:rsid w:val="5979177F"/>
    <w:rsid w:val="59ACF66C"/>
    <w:rsid w:val="5A31273C"/>
    <w:rsid w:val="5A41245C"/>
    <w:rsid w:val="5A862C4D"/>
    <w:rsid w:val="5B365D77"/>
    <w:rsid w:val="5B925C81"/>
    <w:rsid w:val="5BBEF543"/>
    <w:rsid w:val="5BEA36D9"/>
    <w:rsid w:val="5C4D39BF"/>
    <w:rsid w:val="5CE5DD4D"/>
    <w:rsid w:val="5D11CD6C"/>
    <w:rsid w:val="5D324760"/>
    <w:rsid w:val="5D38A844"/>
    <w:rsid w:val="5DDBC231"/>
    <w:rsid w:val="5E9C6104"/>
    <w:rsid w:val="5FDD7BB4"/>
    <w:rsid w:val="5FFF1E00"/>
    <w:rsid w:val="620B1F5C"/>
    <w:rsid w:val="62131D31"/>
    <w:rsid w:val="6332270F"/>
    <w:rsid w:val="64AD5161"/>
    <w:rsid w:val="65561E6F"/>
    <w:rsid w:val="66352867"/>
    <w:rsid w:val="66D436D4"/>
    <w:rsid w:val="683D0ED3"/>
    <w:rsid w:val="68620FBA"/>
    <w:rsid w:val="694D6297"/>
    <w:rsid w:val="6AFCFD55"/>
    <w:rsid w:val="6AFF7A4A"/>
    <w:rsid w:val="6B112139"/>
    <w:rsid w:val="6C17BAF0"/>
    <w:rsid w:val="6C20BCF7"/>
    <w:rsid w:val="6CDC8453"/>
    <w:rsid w:val="6D31F1E2"/>
    <w:rsid w:val="6E060325"/>
    <w:rsid w:val="6E22CF02"/>
    <w:rsid w:val="6EDDBB2F"/>
    <w:rsid w:val="6EDEE35D"/>
    <w:rsid w:val="6F0F5797"/>
    <w:rsid w:val="6F6EEB5F"/>
    <w:rsid w:val="6FA03683"/>
    <w:rsid w:val="71397887"/>
    <w:rsid w:val="7186EE8A"/>
    <w:rsid w:val="72443D49"/>
    <w:rsid w:val="73119038"/>
    <w:rsid w:val="73A8DD63"/>
    <w:rsid w:val="7456820F"/>
    <w:rsid w:val="75C6DAEE"/>
    <w:rsid w:val="760F9E14"/>
    <w:rsid w:val="7611DEAA"/>
    <w:rsid w:val="7628AF29"/>
    <w:rsid w:val="774D081F"/>
    <w:rsid w:val="774E3FF8"/>
    <w:rsid w:val="77ABD549"/>
    <w:rsid w:val="7866B1D6"/>
    <w:rsid w:val="786FA889"/>
    <w:rsid w:val="795EE841"/>
    <w:rsid w:val="7A62EA6A"/>
    <w:rsid w:val="7A6BAAB8"/>
    <w:rsid w:val="7AE9FAE5"/>
    <w:rsid w:val="7B8403A6"/>
    <w:rsid w:val="7DA0F60F"/>
    <w:rsid w:val="7DEEE0FC"/>
    <w:rsid w:val="7E830A83"/>
    <w:rsid w:val="7E9A1ED9"/>
    <w:rsid w:val="7EADDC5A"/>
    <w:rsid w:val="7EF24C2C"/>
    <w:rsid w:val="7F053E11"/>
    <w:rsid w:val="7F650271"/>
    <w:rsid w:val="7F806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3F9E"/>
  <w15:chartTrackingRefBased/>
  <w15:docId w15:val="{E88E4982-4CD3-4878-B976-22145356A2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68620FBA"/>
    <w:rPr>
      <w:color w:val="467886"/>
      <w:u w:val="single"/>
    </w:rPr>
  </w:style>
  <w:style w:type="paragraph" w:styleId="Heading2">
    <w:uiPriority w:val="9"/>
    <w:name w:val="heading 2"/>
    <w:basedOn w:val="Normal"/>
    <w:next w:val="Normal"/>
    <w:unhideWhenUsed/>
    <w:qFormat/>
    <w:rsid w:val="68620F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falsecreeksouth.org/cht-resources/" TargetMode="External" Id="R30d58b48ffa34901" /></Relationship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c91dc0f58f451f" /><Relationship Type="http://schemas.openxmlformats.org/officeDocument/2006/relationships/comments" Target="comments.xml" Id="Rc6ad6ce4205e40d1" /><Relationship Type="http://schemas.microsoft.com/office/2016/09/relationships/commentsIds" Target="commentsIds.xml" Id="R560153920ff04aea" /><Relationship Type="http://schemas.microsoft.com/office/2011/relationships/commentsExtended" Target="commentsExtended.xml" Id="R63955d66ea6e4e71" /><Relationship Type="http://schemas.microsoft.com/office/2018/08/relationships/commentsExtensible" Target="commentsExtensible.xml" Id="R9298325d761d48e4" /><Relationship Type="http://schemas.microsoft.com/office/2011/relationships/people" Target="people.xml" Id="R033ae207cdae4d50" /><Relationship Type="http://schemas.openxmlformats.org/officeDocument/2006/relationships/hyperlink" Target="https://www.youtube.com/watch?v=FtuAGXEJie4" TargetMode="External" Id="Rbdfa3064951648e9" /><Relationship Type="http://schemas.openxmlformats.org/officeDocument/2006/relationships/hyperlink" Target="https://www.falsecreeksouth.org/wp-content/uploads/2019/04/04102019-REVISED-CHT-Brief-1.pdf" TargetMode="External" Id="R6b1642e6c18c411b" /><Relationship Type="http://schemas.openxmlformats.org/officeDocument/2006/relationships/hyperlink" Target="https://hiyamhousing.com/senakw/" TargetMode="External" Id="Rc470f19774d54083" /><Relationship Type="http://schemas.openxmlformats.org/officeDocument/2006/relationships/hyperlink" Target="https://bsh.ubc.ca/research/urban-indigenous-housing-in-british-columbia/" TargetMode="External" Id="Rdda2614a853e438a" /><Relationship Type="http://schemas.openxmlformats.org/officeDocument/2006/relationships/hyperlink" Target="https://bsh.ubc.ca/research/comparing-first-nations-led-land-and-housing-regulation/" TargetMode="External" Id="R2d6ae9559e6d41e4" /><Relationship Type="http://schemas.openxmlformats.org/officeDocument/2006/relationships/hyperlink" Target="https://ubcca.sharepoint.com/:w:/r/teams/ubcLAW-gr-BSH/Shared%20Documents/General/Communications/BSH%20Communications/Events/2026%20Spring%20Workshop/Agenda/Interactive%20Tour/BSH_2026_Tour_Content_Tracked_Changes.docx?d=wfa62a70459bd4833b54c501cca09376d&amp;csf=1&amp;web=1&amp;e=Mq9msb" TargetMode="External" Id="Re72100cde4624a24" /><Relationship Type="http://schemas.openxmlformats.org/officeDocument/2006/relationships/hyperlink" Target="https://bsh.ubc.ca/vancouvers-downtown-eastside-upzoning-a-policy-out-of-balance/" TargetMode="External" Id="R0239a6fee8cc44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5FB9A6467400499F715C39AF11DE9F" ma:contentTypeVersion="13" ma:contentTypeDescription="Create a new document." ma:contentTypeScope="" ma:versionID="beb944b97b45b7dc3afe7c1f121ad35d">
  <xsd:schema xmlns:xsd="http://www.w3.org/2001/XMLSchema" xmlns:xs="http://www.w3.org/2001/XMLSchema" xmlns:p="http://schemas.microsoft.com/office/2006/metadata/properties" xmlns:ns2="150b1219-d9da-4445-ad36-ec21261c5d4f" xmlns:ns3="9a572b76-45b8-4b32-b389-402f41bb30aa" targetNamespace="http://schemas.microsoft.com/office/2006/metadata/properties" ma:root="true" ma:fieldsID="4a2d8bbf5c9c296723b0d0b912407f52" ns2:_="" ns3:_="">
    <xsd:import namespace="150b1219-d9da-4445-ad36-ec21261c5d4f"/>
    <xsd:import namespace="9a572b76-45b8-4b32-b389-402f41bb30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b1219-d9da-4445-ad36-ec21261c5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a1f1625-ae5f-4790-9429-a47075c1c3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72b76-45b8-4b32-b389-402f41bb30a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83a1a11-ef65-432d-940b-f80479064023}" ma:internalName="TaxCatchAll" ma:showField="CatchAllData" ma:web="9a572b76-45b8-4b32-b389-402f41bb30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0b1219-d9da-4445-ad36-ec21261c5d4f">
      <Terms xmlns="http://schemas.microsoft.com/office/infopath/2007/PartnerControls"/>
    </lcf76f155ced4ddcb4097134ff3c332f>
    <TaxCatchAll xmlns="9a572b76-45b8-4b32-b389-402f41bb30aa" xsi:nil="true"/>
  </documentManagement>
</p:properties>
</file>

<file path=customXml/itemProps1.xml><?xml version="1.0" encoding="utf-8"?>
<ds:datastoreItem xmlns:ds="http://schemas.openxmlformats.org/officeDocument/2006/customXml" ds:itemID="{7F0EA83F-46BC-42F1-A17D-7921267FF378}"/>
</file>

<file path=customXml/itemProps2.xml><?xml version="1.0" encoding="utf-8"?>
<ds:datastoreItem xmlns:ds="http://schemas.openxmlformats.org/officeDocument/2006/customXml" ds:itemID="{10827904-AE31-4473-A73B-16F8025B1440}"/>
</file>

<file path=customXml/itemProps3.xml><?xml version="1.0" encoding="utf-8"?>
<ds:datastoreItem xmlns:ds="http://schemas.openxmlformats.org/officeDocument/2006/customXml" ds:itemID="{E05F6AA2-FC98-424C-8C80-4EBD3F1BBD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Lewis, Sarah</dc:creator>
  <keywords/>
  <dc:description/>
  <lastModifiedBy>Lewis, Sarah</lastModifiedBy>
  <dcterms:created xsi:type="dcterms:W3CDTF">2026-03-19T17:42:59.0000000Z</dcterms:created>
  <dcterms:modified xsi:type="dcterms:W3CDTF">2026-03-19T23:24:52.0622821Z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0x0101003A5FB9A6467400499F715C39AF11DE9F</vt:lpwstr>
  </property>
  <property fmtid="{D5CDD505-2E9C-101B-9397-08002B2CF9AE}" pid="3" name="MediaServiceImageTags">
    <vt:lpwstr/>
  </property>
</Properties>
</file>